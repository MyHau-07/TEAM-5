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3343C">
      <w:pPr>
        <w:spacing w:line="360" w:lineRule="auto"/>
        <w:jc w:val="center"/>
        <w:rPr>
          <w:rFonts w:ascii="Times New Roman" w:hAnsi="Times New Roman"/>
          <w:b/>
          <w:bCs/>
          <w:sz w:val="26"/>
          <w:szCs w:val="26"/>
          <w:lang w:val="vi-VN"/>
        </w:rPr>
      </w:pPr>
      <w:r>
        <w:rPr>
          <w:rFonts w:ascii="Times New Roman" w:hAnsi="Times New Roman"/>
          <w:b/>
          <w:bCs/>
          <w:sz w:val="26"/>
          <w:szCs w:val="26"/>
          <w:lang w:val="vi-VN"/>
        </w:rPr>
        <w:t>BỘ GIAO THÔNG VẬN TẢI</w:t>
      </w:r>
    </w:p>
    <w:p w14:paraId="4787C381">
      <w:pPr>
        <w:spacing w:line="360" w:lineRule="auto"/>
        <w:jc w:val="center"/>
        <w:rPr>
          <w:rFonts w:ascii="Times New Roman" w:hAnsi="Times New Roman"/>
          <w:b/>
          <w:bCs/>
          <w:sz w:val="26"/>
          <w:szCs w:val="26"/>
          <w:lang w:val="vi-VN"/>
        </w:rPr>
      </w:pPr>
      <w:r>
        <w:rPr>
          <w:rFonts w:ascii="Times New Roman" w:hAnsi="Times New Roman"/>
          <w:b/>
          <w:bCs/>
          <w:sz w:val="26"/>
          <w:szCs w:val="26"/>
          <w:lang w:val="vi-VN"/>
        </w:rPr>
        <w:t>TRƯỜNG ĐẠI HỌC GIAO THÔNG VẬN TẢI TP HỒ CHÍ MINH</w:t>
      </w:r>
    </w:p>
    <w:p w14:paraId="3E64004F">
      <w:pPr>
        <w:spacing w:line="360" w:lineRule="auto"/>
        <w:jc w:val="center"/>
        <w:rPr>
          <w:rFonts w:ascii="Times New Roman" w:hAnsi="Times New Roman"/>
          <w:b/>
          <w:bCs/>
          <w:sz w:val="26"/>
          <w:szCs w:val="26"/>
          <w:lang w:val="vi-VN"/>
        </w:rPr>
      </w:pPr>
      <w:r>
        <w:rPr>
          <w:rFonts w:ascii="Times New Roman" w:hAnsi="Times New Roman"/>
          <w:b/>
          <w:bCs/>
          <w:sz w:val="26"/>
          <w:szCs w:val="26"/>
          <w:lang w:val="vi-VN"/>
        </w:rPr>
        <w:t>VIỆN ĐÀO TẠO CHẤT LƯỢNG CAO</w:t>
      </w:r>
    </w:p>
    <w:p w14:paraId="1D6CA560">
      <w:pPr>
        <w:widowControl w:val="0"/>
        <w:tabs>
          <w:tab w:val="center" w:pos="3420"/>
        </w:tabs>
        <w:spacing w:line="360" w:lineRule="auto"/>
        <w:ind w:right="-51"/>
        <w:jc w:val="center"/>
        <w:rPr>
          <w:sz w:val="26"/>
          <w:szCs w:val="26"/>
          <w:lang w:val="vi-VN"/>
        </w:rPr>
      </w:pPr>
      <w:r>
        <w:rPr>
          <w:sz w:val="26"/>
          <w:szCs w:val="26"/>
          <w:lang w:val="vi-VN"/>
        </w:rPr>
        <w:t>-----</w:t>
      </w:r>
      <w:r>
        <w:rPr>
          <w:sz w:val="26"/>
          <w:szCs w:val="26"/>
        </w:rPr>
        <w:sym w:font="Wingdings" w:char="F09A"/>
      </w:r>
      <w:r>
        <w:rPr>
          <w:sz w:val="26"/>
          <w:szCs w:val="26"/>
        </w:rPr>
        <w:sym w:font="Wingdings" w:char="F09B"/>
      </w:r>
      <w:r>
        <w:rPr>
          <w:sz w:val="26"/>
          <w:szCs w:val="26"/>
        </w:rPr>
        <w:sym w:font="Wingdings" w:char="F026"/>
      </w:r>
      <w:r>
        <w:rPr>
          <w:sz w:val="26"/>
          <w:szCs w:val="26"/>
        </w:rPr>
        <w:sym w:font="Wingdings" w:char="F09A"/>
      </w:r>
      <w:r>
        <w:rPr>
          <w:sz w:val="26"/>
          <w:szCs w:val="26"/>
        </w:rPr>
        <w:sym w:font="Wingdings" w:char="F09B"/>
      </w:r>
      <w:r>
        <w:rPr>
          <w:sz w:val="26"/>
          <w:szCs w:val="26"/>
          <w:lang w:val="vi-VN"/>
        </w:rPr>
        <w:t>-----</w:t>
      </w:r>
    </w:p>
    <w:p w14:paraId="6C112312">
      <w:pPr>
        <w:spacing w:line="360" w:lineRule="auto"/>
        <w:jc w:val="both"/>
        <w:rPr>
          <w:rFonts w:ascii="Times New Roman" w:hAnsi="Times New Roman"/>
          <w:b/>
          <w:bCs/>
          <w:sz w:val="26"/>
          <w:szCs w:val="26"/>
          <w:lang w:val="vi-VN"/>
        </w:rPr>
      </w:pPr>
      <w:r>
        <w:rPr>
          <w:sz w:val="26"/>
          <w:szCs w:val="26"/>
          <w:lang w:val="vi-VN" w:eastAsia="vi-VN"/>
        </w:rPr>
        <w:drawing>
          <wp:anchor distT="0" distB="0" distL="114300" distR="114300" simplePos="0" relativeHeight="251660288" behindDoc="1" locked="0" layoutInCell="1" allowOverlap="1">
            <wp:simplePos x="0" y="0"/>
            <wp:positionH relativeFrom="margin">
              <wp:posOffset>976630</wp:posOffset>
            </wp:positionH>
            <wp:positionV relativeFrom="paragraph">
              <wp:posOffset>196215</wp:posOffset>
            </wp:positionV>
            <wp:extent cx="4402455" cy="944880"/>
            <wp:effectExtent l="0" t="0" r="0" b="0"/>
            <wp:wrapTight wrapText="bothSides">
              <wp:wrapPolygon>
                <wp:start x="498" y="2613"/>
                <wp:lineTo x="498" y="2903"/>
                <wp:lineTo x="872" y="7258"/>
                <wp:lineTo x="872" y="13355"/>
                <wp:lineTo x="1122" y="16548"/>
                <wp:lineTo x="1682" y="17710"/>
                <wp:lineTo x="1807" y="18290"/>
                <wp:lineTo x="20625" y="18290"/>
                <wp:lineTo x="20625" y="16548"/>
                <wp:lineTo x="20874" y="14516"/>
                <wp:lineTo x="20687" y="13645"/>
                <wp:lineTo x="19441" y="11903"/>
                <wp:lineTo x="19690" y="8419"/>
                <wp:lineTo x="19192" y="8129"/>
                <wp:lineTo x="17572" y="7258"/>
                <wp:lineTo x="17572" y="2613"/>
                <wp:lineTo x="9596" y="2613"/>
                <wp:lineTo x="498" y="2613"/>
              </wp:wrapPolygon>
            </wp:wrapTight>
            <wp:docPr id="1" name="Picture 1" descr="Tuyển sinh - Trường Đại học GTVT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uyển sinh - Trường Đại học GTVT TPHC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402455" cy="944880"/>
                    </a:xfrm>
                    <a:prstGeom prst="rect">
                      <a:avLst/>
                    </a:prstGeom>
                    <a:noFill/>
                    <a:ln>
                      <a:noFill/>
                    </a:ln>
                  </pic:spPr>
                </pic:pic>
              </a:graphicData>
            </a:graphic>
          </wp:anchor>
        </w:drawing>
      </w:r>
    </w:p>
    <w:p w14:paraId="687B6984">
      <w:pPr>
        <w:spacing w:line="360" w:lineRule="auto"/>
        <w:jc w:val="both"/>
        <w:rPr>
          <w:rFonts w:ascii="Times New Roman" w:hAnsi="Times New Roman"/>
          <w:b/>
          <w:bCs/>
          <w:sz w:val="26"/>
          <w:szCs w:val="26"/>
          <w:lang w:val="vi-VN"/>
        </w:rPr>
      </w:pPr>
    </w:p>
    <w:p w14:paraId="618BD015">
      <w:pPr>
        <w:spacing w:line="360" w:lineRule="auto"/>
        <w:jc w:val="both"/>
        <w:rPr>
          <w:rFonts w:ascii="Times New Roman" w:hAnsi="Times New Roman"/>
          <w:b/>
          <w:bCs/>
          <w:sz w:val="26"/>
          <w:szCs w:val="26"/>
          <w:lang w:val="vi-VN"/>
        </w:rPr>
      </w:pPr>
    </w:p>
    <w:p w14:paraId="4BBA9B62">
      <w:pPr>
        <w:spacing w:line="360" w:lineRule="auto"/>
        <w:jc w:val="both"/>
        <w:rPr>
          <w:rFonts w:ascii="Times New Roman" w:hAnsi="Times New Roman"/>
          <w:b/>
          <w:bCs/>
          <w:sz w:val="26"/>
          <w:szCs w:val="26"/>
          <w:lang w:val="vi-VN"/>
        </w:rPr>
      </w:pPr>
    </w:p>
    <w:p w14:paraId="50E7CBB4">
      <w:pPr>
        <w:spacing w:line="360" w:lineRule="auto"/>
        <w:jc w:val="both"/>
        <w:rPr>
          <w:rFonts w:ascii="Times New Roman" w:hAnsi="Times New Roman"/>
          <w:b/>
          <w:bCs/>
          <w:sz w:val="26"/>
          <w:szCs w:val="26"/>
          <w:lang w:val="vi-VN"/>
        </w:rPr>
      </w:pPr>
    </w:p>
    <w:p w14:paraId="0C427B57">
      <w:pPr>
        <w:spacing w:line="360" w:lineRule="auto"/>
        <w:jc w:val="center"/>
        <w:rPr>
          <w:rFonts w:hint="default" w:ascii="Times New Roman" w:hAnsi="Times New Roman"/>
          <w:b/>
          <w:bCs/>
          <w:sz w:val="26"/>
          <w:szCs w:val="26"/>
          <w:lang w:val="en-US"/>
        </w:rPr>
      </w:pPr>
      <w:r>
        <w:rPr>
          <w:rFonts w:hint="default"/>
          <w:b/>
          <w:bCs/>
          <w:sz w:val="26"/>
          <w:szCs w:val="26"/>
          <w:lang w:val="en-US"/>
        </w:rPr>
        <w:t>TÀI LIỆU ĐẶC TẢ YÊU CẦU PHẦN MỀM</w:t>
      </w:r>
    </w:p>
    <w:p w14:paraId="40DDA344">
      <w:pPr>
        <w:spacing w:line="360" w:lineRule="auto"/>
        <w:jc w:val="center"/>
        <w:rPr>
          <w:rFonts w:hint="default"/>
          <w:b/>
          <w:bCs/>
          <w:sz w:val="26"/>
          <w:szCs w:val="26"/>
          <w:lang w:val="en-US"/>
        </w:rPr>
      </w:pPr>
      <w:r>
        <w:rPr>
          <w:rFonts w:hint="default"/>
          <w:b/>
          <w:bCs/>
          <w:sz w:val="26"/>
          <w:szCs w:val="26"/>
          <w:lang w:val="en-US"/>
        </w:rPr>
        <w:t>SUNDENTAL</w:t>
      </w:r>
    </w:p>
    <w:p w14:paraId="18B277A8">
      <w:pPr>
        <w:spacing w:line="360" w:lineRule="auto"/>
        <w:jc w:val="center"/>
        <w:rPr>
          <w:rFonts w:hint="default"/>
          <w:b/>
          <w:bCs/>
          <w:sz w:val="26"/>
          <w:szCs w:val="26"/>
          <w:lang w:val="en-US"/>
        </w:rPr>
      </w:pPr>
    </w:p>
    <w:p w14:paraId="11CD34F5">
      <w:pPr>
        <w:spacing w:line="360" w:lineRule="auto"/>
        <w:jc w:val="center"/>
        <w:rPr>
          <w:rFonts w:hint="default" w:ascii="Times New Roman" w:hAnsi="Times New Roman"/>
          <w:b/>
          <w:bCs/>
          <w:sz w:val="26"/>
          <w:szCs w:val="26"/>
          <w:lang w:val="en-US"/>
        </w:rPr>
      </w:pPr>
      <w:r>
        <w:rPr>
          <w:rFonts w:ascii="Times New Roman" w:hAnsi="Times New Roman"/>
          <w:b/>
          <w:bCs/>
          <w:sz w:val="26"/>
          <w:szCs w:val="26"/>
          <w:lang w:val="vi-VN"/>
        </w:rPr>
        <w:t>GVHD:</w:t>
      </w:r>
      <w:r>
        <w:rPr>
          <w:rFonts w:hint="default" w:ascii="Times New Roman" w:hAnsi="Times New Roman"/>
          <w:b/>
          <w:bCs/>
          <w:sz w:val="26"/>
          <w:szCs w:val="26"/>
          <w:lang w:val="en-US"/>
        </w:rPr>
        <w:t xml:space="preserve"> </w:t>
      </w:r>
      <w:r>
        <w:rPr>
          <w:rFonts w:hint="default"/>
          <w:b/>
          <w:bCs/>
          <w:sz w:val="26"/>
          <w:szCs w:val="26"/>
          <w:lang w:val="en-US"/>
        </w:rPr>
        <w:t xml:space="preserve"> Nguyễn Văn Chiến</w:t>
      </w:r>
    </w:p>
    <w:p w14:paraId="087558E6">
      <w:pPr>
        <w:spacing w:line="360" w:lineRule="auto"/>
        <w:jc w:val="center"/>
        <w:rPr>
          <w:rFonts w:hint="default" w:ascii="Times New Roman" w:hAnsi="Times New Roman"/>
          <w:b/>
          <w:bCs/>
          <w:sz w:val="26"/>
          <w:szCs w:val="26"/>
          <w:lang w:val="en-US"/>
        </w:rPr>
      </w:pPr>
      <w:r>
        <w:rPr>
          <w:rFonts w:ascii="Times New Roman" w:hAnsi="Times New Roman"/>
          <w:b/>
          <w:bCs/>
          <w:sz w:val="26"/>
          <w:szCs w:val="26"/>
          <w:lang w:val="vi-VN"/>
        </w:rPr>
        <w:t xml:space="preserve">Mã học phần: </w:t>
      </w:r>
      <w:r>
        <w:rPr>
          <w:rFonts w:hint="default"/>
          <w:b/>
          <w:bCs/>
          <w:sz w:val="26"/>
          <w:szCs w:val="26"/>
          <w:lang w:val="en-US"/>
        </w:rPr>
        <w:t>010412210509</w:t>
      </w:r>
    </w:p>
    <w:p w14:paraId="18E02462">
      <w:pPr>
        <w:spacing w:line="360" w:lineRule="auto"/>
        <w:jc w:val="center"/>
        <w:rPr>
          <w:rFonts w:hint="default" w:ascii="Times New Roman" w:hAnsi="Times New Roman"/>
          <w:b/>
          <w:bCs/>
          <w:sz w:val="26"/>
          <w:szCs w:val="26"/>
          <w:lang w:val="en-US"/>
        </w:rPr>
      </w:pPr>
      <w:r>
        <w:rPr>
          <w:rFonts w:ascii="Times New Roman" w:hAnsi="Times New Roman"/>
          <w:b/>
          <w:bCs/>
          <w:sz w:val="26"/>
          <w:szCs w:val="26"/>
          <w:lang w:val="vi-VN"/>
        </w:rPr>
        <w:t>Thực hiện:</w:t>
      </w:r>
      <w:r>
        <w:rPr>
          <w:rFonts w:hint="default"/>
          <w:b/>
          <w:bCs/>
          <w:sz w:val="26"/>
          <w:szCs w:val="26"/>
          <w:lang w:val="en-US"/>
        </w:rPr>
        <w:t xml:space="preserve"> Nhóm 5</w:t>
      </w:r>
    </w:p>
    <w:tbl>
      <w:tblPr>
        <w:tblStyle w:val="13"/>
        <w:tblpPr w:leftFromText="180" w:rightFromText="180" w:vertAnchor="text" w:horzAnchor="page" w:tblpX="2029" w:tblpY="38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3386"/>
        <w:gridCol w:w="2268"/>
        <w:gridCol w:w="1918"/>
      </w:tblGrid>
      <w:tr w14:paraId="6D36F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14:paraId="69E0793F">
            <w:pPr>
              <w:widowControl w:val="0"/>
              <w:spacing w:line="360" w:lineRule="auto"/>
              <w:jc w:val="center"/>
              <w:rPr>
                <w:rFonts w:ascii="Times New Roman" w:hAnsi="Times New Roman"/>
                <w:b/>
                <w:bCs/>
                <w:sz w:val="26"/>
                <w:szCs w:val="26"/>
                <w:lang w:val="vi-VN"/>
              </w:rPr>
            </w:pPr>
            <w:r>
              <w:rPr>
                <w:rFonts w:ascii="Times New Roman" w:hAnsi="Times New Roman"/>
                <w:b/>
                <w:bCs/>
                <w:sz w:val="26"/>
                <w:szCs w:val="26"/>
                <w:lang w:val="vi-VN"/>
              </w:rPr>
              <w:t>STT</w:t>
            </w:r>
          </w:p>
        </w:tc>
        <w:tc>
          <w:tcPr>
            <w:tcW w:w="3386" w:type="dxa"/>
          </w:tcPr>
          <w:p w14:paraId="6398682F">
            <w:pPr>
              <w:widowControl w:val="0"/>
              <w:spacing w:line="360" w:lineRule="auto"/>
              <w:jc w:val="center"/>
              <w:rPr>
                <w:rFonts w:ascii="Times New Roman" w:hAnsi="Times New Roman"/>
                <w:b/>
                <w:bCs/>
                <w:sz w:val="26"/>
                <w:szCs w:val="26"/>
                <w:lang w:val="vi-VN"/>
              </w:rPr>
            </w:pPr>
            <w:r>
              <w:rPr>
                <w:rFonts w:ascii="Times New Roman" w:hAnsi="Times New Roman"/>
                <w:b/>
                <w:bCs/>
                <w:sz w:val="26"/>
                <w:szCs w:val="26"/>
                <w:lang w:val="vi-VN"/>
              </w:rPr>
              <w:t>Họ và tên</w:t>
            </w:r>
          </w:p>
        </w:tc>
        <w:tc>
          <w:tcPr>
            <w:tcW w:w="2268" w:type="dxa"/>
          </w:tcPr>
          <w:p w14:paraId="68E1CE67">
            <w:pPr>
              <w:widowControl w:val="0"/>
              <w:spacing w:line="360" w:lineRule="auto"/>
              <w:jc w:val="center"/>
              <w:rPr>
                <w:rFonts w:ascii="Times New Roman" w:hAnsi="Times New Roman"/>
                <w:b/>
                <w:bCs/>
                <w:sz w:val="26"/>
                <w:szCs w:val="26"/>
                <w:lang w:val="vi-VN"/>
              </w:rPr>
            </w:pPr>
            <w:r>
              <w:rPr>
                <w:rFonts w:ascii="Times New Roman" w:hAnsi="Times New Roman"/>
                <w:b/>
                <w:bCs/>
                <w:sz w:val="26"/>
                <w:szCs w:val="26"/>
                <w:lang w:val="vi-VN"/>
              </w:rPr>
              <w:t>Mã số sinh viên</w:t>
            </w:r>
          </w:p>
        </w:tc>
        <w:tc>
          <w:tcPr>
            <w:tcW w:w="1918" w:type="dxa"/>
          </w:tcPr>
          <w:p w14:paraId="39B844DF">
            <w:pPr>
              <w:widowControl w:val="0"/>
              <w:spacing w:line="360" w:lineRule="auto"/>
              <w:jc w:val="center"/>
              <w:rPr>
                <w:rFonts w:ascii="Times New Roman" w:hAnsi="Times New Roman"/>
                <w:b/>
                <w:bCs/>
                <w:sz w:val="26"/>
                <w:szCs w:val="26"/>
                <w:lang w:val="vi-VN"/>
              </w:rPr>
            </w:pPr>
            <w:r>
              <w:rPr>
                <w:rFonts w:ascii="Times New Roman" w:hAnsi="Times New Roman"/>
                <w:b/>
                <w:bCs/>
                <w:sz w:val="26"/>
                <w:szCs w:val="26"/>
                <w:lang w:val="vi-VN"/>
              </w:rPr>
              <w:t>Lớp</w:t>
            </w:r>
          </w:p>
        </w:tc>
      </w:tr>
      <w:tr w14:paraId="09C13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14:paraId="70CA76CE">
            <w:pPr>
              <w:widowControl w:val="0"/>
              <w:spacing w:line="360" w:lineRule="auto"/>
              <w:jc w:val="center"/>
              <w:rPr>
                <w:rFonts w:ascii="Times New Roman" w:hAnsi="Times New Roman"/>
                <w:sz w:val="26"/>
                <w:szCs w:val="26"/>
                <w:lang w:val="vi-VN"/>
              </w:rPr>
            </w:pPr>
            <w:r>
              <w:rPr>
                <w:rFonts w:ascii="Times New Roman" w:hAnsi="Times New Roman"/>
                <w:sz w:val="26"/>
                <w:szCs w:val="26"/>
                <w:lang w:val="vi-VN"/>
              </w:rPr>
              <w:t>1</w:t>
            </w:r>
          </w:p>
        </w:tc>
        <w:tc>
          <w:tcPr>
            <w:tcW w:w="3386" w:type="dxa"/>
          </w:tcPr>
          <w:p w14:paraId="223CADC1">
            <w:pPr>
              <w:widowControl w:val="0"/>
              <w:spacing w:line="360" w:lineRule="auto"/>
              <w:jc w:val="center"/>
              <w:rPr>
                <w:rFonts w:ascii="Times New Roman" w:hAnsi="Times New Roman"/>
                <w:sz w:val="26"/>
                <w:szCs w:val="26"/>
                <w:lang w:val="vi-VN"/>
              </w:rPr>
            </w:pPr>
            <w:r>
              <w:rPr>
                <w:rFonts w:ascii="Times New Roman" w:hAnsi="Times New Roman"/>
                <w:sz w:val="26"/>
                <w:szCs w:val="26"/>
                <w:lang w:val="vi-VN"/>
              </w:rPr>
              <w:t xml:space="preserve">Lê Thị Mỹ Hậu </w:t>
            </w:r>
            <w:r>
              <w:rPr>
                <w:rFonts w:ascii="Times New Roman" w:hAnsi="Times New Roman"/>
                <w:b/>
                <w:bCs/>
                <w:sz w:val="26"/>
                <w:szCs w:val="26"/>
                <w:lang w:val="vi-VN"/>
              </w:rPr>
              <w:t>(NT)</w:t>
            </w:r>
          </w:p>
        </w:tc>
        <w:tc>
          <w:tcPr>
            <w:tcW w:w="2268" w:type="dxa"/>
            <w:vAlign w:val="bottom"/>
          </w:tcPr>
          <w:p w14:paraId="0CE294C4">
            <w:pPr>
              <w:widowControl/>
              <w:spacing w:line="360" w:lineRule="auto"/>
              <w:jc w:val="center"/>
              <w:textAlignment w:val="bottom"/>
              <w:rPr>
                <w:rFonts w:ascii="Times New Roman" w:hAnsi="Times New Roman"/>
                <w:color w:val="000000"/>
                <w:sz w:val="26"/>
                <w:szCs w:val="26"/>
                <w:lang w:val="vi-VN"/>
              </w:rPr>
            </w:pPr>
            <w:r>
              <w:rPr>
                <w:rFonts w:ascii="Times New Roman" w:hAnsi="Times New Roman" w:eastAsia="SimSun"/>
                <w:color w:val="000000"/>
                <w:sz w:val="26"/>
                <w:szCs w:val="26"/>
                <w:lang w:val="vi-VN" w:bidi="ar"/>
              </w:rPr>
              <w:t>051305008199</w:t>
            </w:r>
          </w:p>
        </w:tc>
        <w:tc>
          <w:tcPr>
            <w:tcW w:w="1918" w:type="dxa"/>
            <w:vAlign w:val="bottom"/>
          </w:tcPr>
          <w:p w14:paraId="6B71D9E6">
            <w:pPr>
              <w:widowControl/>
              <w:spacing w:line="360" w:lineRule="auto"/>
              <w:jc w:val="center"/>
              <w:textAlignment w:val="bottom"/>
              <w:rPr>
                <w:rFonts w:ascii="Times New Roman" w:hAnsi="Times New Roman"/>
                <w:color w:val="000000"/>
                <w:sz w:val="26"/>
                <w:szCs w:val="26"/>
                <w:lang w:val="vi-VN"/>
              </w:rPr>
            </w:pPr>
            <w:r>
              <w:rPr>
                <w:rFonts w:ascii="Times New Roman" w:hAnsi="Times New Roman" w:eastAsia="SimSun"/>
                <w:color w:val="000000"/>
                <w:sz w:val="26"/>
                <w:szCs w:val="26"/>
                <w:lang w:val="vi-VN" w:bidi="ar"/>
              </w:rPr>
              <w:t>CN2305CLCA</w:t>
            </w:r>
          </w:p>
        </w:tc>
      </w:tr>
      <w:tr w14:paraId="0BE17D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14:paraId="555A5ADD">
            <w:pPr>
              <w:widowControl w:val="0"/>
              <w:spacing w:line="360" w:lineRule="auto"/>
              <w:jc w:val="center"/>
              <w:rPr>
                <w:rFonts w:ascii="Times New Roman" w:hAnsi="Times New Roman"/>
                <w:sz w:val="26"/>
                <w:szCs w:val="26"/>
                <w:lang w:val="vi-VN"/>
              </w:rPr>
            </w:pPr>
            <w:r>
              <w:rPr>
                <w:rFonts w:ascii="Times New Roman" w:hAnsi="Times New Roman"/>
                <w:sz w:val="26"/>
                <w:szCs w:val="26"/>
                <w:lang w:val="vi-VN"/>
              </w:rPr>
              <w:t>2</w:t>
            </w:r>
          </w:p>
        </w:tc>
        <w:tc>
          <w:tcPr>
            <w:tcW w:w="3386" w:type="dxa"/>
          </w:tcPr>
          <w:p w14:paraId="065CB598">
            <w:pPr>
              <w:widowControl w:val="0"/>
              <w:spacing w:line="360" w:lineRule="auto"/>
              <w:jc w:val="center"/>
              <w:rPr>
                <w:rFonts w:ascii="Times New Roman" w:hAnsi="Times New Roman"/>
                <w:sz w:val="26"/>
                <w:szCs w:val="26"/>
                <w:lang w:val="vi-VN"/>
              </w:rPr>
            </w:pPr>
            <w:r>
              <w:rPr>
                <w:rFonts w:hint="default" w:ascii="Times New Roman" w:hAnsi="Times New Roman"/>
                <w:sz w:val="26"/>
                <w:szCs w:val="26"/>
                <w:lang w:val="en-US"/>
              </w:rPr>
              <w:t>Võ Minh Đạt</w:t>
            </w:r>
          </w:p>
        </w:tc>
        <w:tc>
          <w:tcPr>
            <w:tcW w:w="2268" w:type="dxa"/>
            <w:vAlign w:val="bottom"/>
          </w:tcPr>
          <w:p w14:paraId="2DAF2B83">
            <w:pPr>
              <w:widowControl/>
              <w:spacing w:line="360" w:lineRule="auto"/>
              <w:jc w:val="center"/>
              <w:textAlignment w:val="bottom"/>
              <w:rPr>
                <w:rFonts w:hint="default" w:ascii="Times New Roman" w:hAnsi="Times New Roman"/>
                <w:color w:val="000000"/>
                <w:sz w:val="26"/>
                <w:szCs w:val="26"/>
                <w:lang w:val="en-US"/>
              </w:rPr>
            </w:pPr>
            <w:r>
              <w:rPr>
                <w:rFonts w:hint="default"/>
                <w:color w:val="000000"/>
                <w:sz w:val="26"/>
                <w:szCs w:val="26"/>
                <w:lang w:val="en-US"/>
              </w:rPr>
              <w:t>036205003749</w:t>
            </w:r>
          </w:p>
        </w:tc>
        <w:tc>
          <w:tcPr>
            <w:tcW w:w="1918" w:type="dxa"/>
            <w:vAlign w:val="bottom"/>
          </w:tcPr>
          <w:p w14:paraId="34250945">
            <w:pPr>
              <w:widowControl/>
              <w:spacing w:line="360" w:lineRule="auto"/>
              <w:jc w:val="center"/>
              <w:textAlignment w:val="bottom"/>
              <w:rPr>
                <w:rFonts w:ascii="Times New Roman" w:hAnsi="Times New Roman"/>
                <w:sz w:val="26"/>
                <w:szCs w:val="26"/>
              </w:rPr>
            </w:pPr>
            <w:r>
              <w:rPr>
                <w:rFonts w:ascii="Times New Roman" w:hAnsi="Times New Roman" w:eastAsia="SimSun"/>
                <w:color w:val="000000"/>
                <w:sz w:val="26"/>
                <w:szCs w:val="26"/>
                <w:lang w:val="vi-VN" w:bidi="ar"/>
              </w:rPr>
              <w:t>CN2305CLCA</w:t>
            </w:r>
          </w:p>
        </w:tc>
      </w:tr>
      <w:tr w14:paraId="328219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14:paraId="648ECA47">
            <w:pPr>
              <w:widowControl w:val="0"/>
              <w:spacing w:line="360" w:lineRule="auto"/>
              <w:jc w:val="center"/>
              <w:rPr>
                <w:rFonts w:ascii="Times New Roman" w:hAnsi="Times New Roman"/>
                <w:sz w:val="26"/>
                <w:szCs w:val="26"/>
                <w:lang w:val="vi-VN"/>
              </w:rPr>
            </w:pPr>
            <w:r>
              <w:rPr>
                <w:rFonts w:ascii="Times New Roman" w:hAnsi="Times New Roman"/>
                <w:sz w:val="26"/>
                <w:szCs w:val="26"/>
                <w:lang w:val="vi-VN"/>
              </w:rPr>
              <w:t>3</w:t>
            </w:r>
          </w:p>
        </w:tc>
        <w:tc>
          <w:tcPr>
            <w:tcW w:w="3386" w:type="dxa"/>
          </w:tcPr>
          <w:p w14:paraId="54F2F150">
            <w:pPr>
              <w:widowControl w:val="0"/>
              <w:spacing w:line="360" w:lineRule="auto"/>
              <w:jc w:val="center"/>
              <w:rPr>
                <w:rFonts w:hint="default" w:ascii="Times New Roman" w:hAnsi="Times New Roman"/>
                <w:sz w:val="26"/>
                <w:szCs w:val="26"/>
                <w:lang w:val="en-US"/>
              </w:rPr>
            </w:pPr>
            <w:r>
              <w:rPr>
                <w:rFonts w:hint="default" w:ascii="Times New Roman" w:hAnsi="Times New Roman"/>
                <w:sz w:val="26"/>
                <w:szCs w:val="26"/>
                <w:lang w:val="en-US"/>
              </w:rPr>
              <w:t>Nguyễn Ngọc Hiếu</w:t>
            </w:r>
          </w:p>
        </w:tc>
        <w:tc>
          <w:tcPr>
            <w:tcW w:w="2268" w:type="dxa"/>
            <w:vAlign w:val="bottom"/>
          </w:tcPr>
          <w:p w14:paraId="07207D02">
            <w:pPr>
              <w:widowControl/>
              <w:spacing w:line="360" w:lineRule="auto"/>
              <w:jc w:val="center"/>
              <w:textAlignment w:val="bottom"/>
              <w:rPr>
                <w:rFonts w:hint="default" w:ascii="Times New Roman" w:hAnsi="Times New Roman"/>
                <w:color w:val="000000"/>
                <w:sz w:val="26"/>
                <w:szCs w:val="26"/>
                <w:lang w:val="en-US"/>
              </w:rPr>
            </w:pPr>
            <w:r>
              <w:rPr>
                <w:rFonts w:hint="default"/>
                <w:color w:val="000000"/>
                <w:sz w:val="26"/>
                <w:szCs w:val="26"/>
                <w:lang w:val="en-US"/>
              </w:rPr>
              <w:t>001205011999</w:t>
            </w:r>
          </w:p>
        </w:tc>
        <w:tc>
          <w:tcPr>
            <w:tcW w:w="1918" w:type="dxa"/>
            <w:vAlign w:val="bottom"/>
          </w:tcPr>
          <w:p w14:paraId="04685B45">
            <w:pPr>
              <w:widowControl/>
              <w:spacing w:line="360" w:lineRule="auto"/>
              <w:jc w:val="center"/>
              <w:textAlignment w:val="bottom"/>
              <w:rPr>
                <w:rFonts w:ascii="Times New Roman" w:hAnsi="Times New Roman"/>
                <w:color w:val="000000"/>
                <w:sz w:val="26"/>
                <w:szCs w:val="26"/>
                <w:lang w:val="vi-VN"/>
              </w:rPr>
            </w:pPr>
            <w:r>
              <w:rPr>
                <w:rFonts w:ascii="Times New Roman" w:hAnsi="Times New Roman" w:eastAsia="SimSun"/>
                <w:color w:val="000000"/>
                <w:sz w:val="26"/>
                <w:szCs w:val="26"/>
                <w:lang w:val="vi-VN" w:bidi="ar"/>
              </w:rPr>
              <w:t>CN2305CLCA</w:t>
            </w:r>
          </w:p>
        </w:tc>
      </w:tr>
      <w:tr w14:paraId="1A6FF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14:paraId="441D9B0A">
            <w:pPr>
              <w:widowControl w:val="0"/>
              <w:spacing w:line="360" w:lineRule="auto"/>
              <w:jc w:val="center"/>
              <w:rPr>
                <w:rFonts w:ascii="Times New Roman" w:hAnsi="Times New Roman"/>
                <w:sz w:val="26"/>
                <w:szCs w:val="26"/>
                <w:lang w:val="vi-VN"/>
              </w:rPr>
            </w:pPr>
            <w:r>
              <w:rPr>
                <w:rFonts w:ascii="Times New Roman" w:hAnsi="Times New Roman"/>
                <w:sz w:val="26"/>
                <w:szCs w:val="26"/>
                <w:lang w:val="vi-VN"/>
              </w:rPr>
              <w:t>4</w:t>
            </w:r>
          </w:p>
        </w:tc>
        <w:tc>
          <w:tcPr>
            <w:tcW w:w="3386" w:type="dxa"/>
          </w:tcPr>
          <w:p w14:paraId="3ED1A3E7">
            <w:pPr>
              <w:widowControl w:val="0"/>
              <w:spacing w:line="360" w:lineRule="auto"/>
              <w:jc w:val="center"/>
              <w:rPr>
                <w:rFonts w:hint="default" w:ascii="Times New Roman" w:hAnsi="Times New Roman"/>
                <w:sz w:val="26"/>
                <w:szCs w:val="26"/>
                <w:lang w:val="en-US"/>
              </w:rPr>
            </w:pPr>
            <w:r>
              <w:rPr>
                <w:rFonts w:hint="default" w:ascii="Times New Roman" w:hAnsi="Times New Roman"/>
                <w:sz w:val="26"/>
                <w:szCs w:val="26"/>
                <w:lang w:val="en-US"/>
              </w:rPr>
              <w:t>Lê Văn Khởi</w:t>
            </w:r>
          </w:p>
        </w:tc>
        <w:tc>
          <w:tcPr>
            <w:tcW w:w="2268" w:type="dxa"/>
            <w:vAlign w:val="bottom"/>
          </w:tcPr>
          <w:p w14:paraId="0B89A385">
            <w:pPr>
              <w:widowControl/>
              <w:spacing w:line="360" w:lineRule="auto"/>
              <w:jc w:val="center"/>
              <w:textAlignment w:val="bottom"/>
              <w:rPr>
                <w:rFonts w:hint="default" w:ascii="Times New Roman" w:hAnsi="Times New Roman"/>
                <w:color w:val="000000"/>
                <w:sz w:val="26"/>
                <w:szCs w:val="26"/>
                <w:lang w:val="en-US"/>
              </w:rPr>
            </w:pPr>
            <w:r>
              <w:rPr>
                <w:rFonts w:hint="default"/>
                <w:color w:val="000000"/>
                <w:sz w:val="26"/>
                <w:szCs w:val="26"/>
                <w:lang w:val="en-US"/>
              </w:rPr>
              <w:t>054205002859</w:t>
            </w:r>
          </w:p>
        </w:tc>
        <w:tc>
          <w:tcPr>
            <w:tcW w:w="1918" w:type="dxa"/>
            <w:vAlign w:val="bottom"/>
          </w:tcPr>
          <w:p w14:paraId="3A52ED8C">
            <w:pPr>
              <w:widowControl/>
              <w:spacing w:line="360" w:lineRule="auto"/>
              <w:jc w:val="center"/>
              <w:textAlignment w:val="bottom"/>
              <w:rPr>
                <w:rFonts w:ascii="Times New Roman" w:hAnsi="Times New Roman"/>
                <w:color w:val="000000"/>
                <w:sz w:val="26"/>
                <w:szCs w:val="26"/>
                <w:lang w:val="vi-VN"/>
              </w:rPr>
            </w:pPr>
            <w:r>
              <w:rPr>
                <w:rFonts w:ascii="Times New Roman" w:hAnsi="Times New Roman" w:eastAsia="SimSun"/>
                <w:color w:val="000000"/>
                <w:sz w:val="26"/>
                <w:szCs w:val="26"/>
                <w:lang w:val="vi-VN" w:bidi="ar"/>
              </w:rPr>
              <w:t>CN2305CLCA</w:t>
            </w:r>
          </w:p>
        </w:tc>
      </w:tr>
      <w:tr w14:paraId="40FA0E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720" w:type="dxa"/>
          </w:tcPr>
          <w:p w14:paraId="539436F9">
            <w:pPr>
              <w:widowControl w:val="0"/>
              <w:spacing w:line="360" w:lineRule="auto"/>
              <w:jc w:val="center"/>
              <w:rPr>
                <w:rFonts w:ascii="Times New Roman" w:hAnsi="Times New Roman"/>
                <w:sz w:val="26"/>
                <w:szCs w:val="26"/>
                <w:lang w:val="vi-VN"/>
              </w:rPr>
            </w:pPr>
            <w:r>
              <w:rPr>
                <w:rFonts w:ascii="Times New Roman" w:hAnsi="Times New Roman"/>
                <w:sz w:val="26"/>
                <w:szCs w:val="26"/>
                <w:lang w:val="vi-VN"/>
              </w:rPr>
              <w:t>5</w:t>
            </w:r>
          </w:p>
        </w:tc>
        <w:tc>
          <w:tcPr>
            <w:tcW w:w="3386" w:type="dxa"/>
          </w:tcPr>
          <w:p w14:paraId="780DD7BA">
            <w:pPr>
              <w:widowControl w:val="0"/>
              <w:spacing w:line="360" w:lineRule="auto"/>
              <w:jc w:val="center"/>
              <w:rPr>
                <w:rFonts w:hint="default" w:ascii="Times New Roman" w:hAnsi="Times New Roman"/>
                <w:sz w:val="26"/>
                <w:szCs w:val="26"/>
                <w:lang w:val="en-US"/>
              </w:rPr>
            </w:pPr>
            <w:r>
              <w:rPr>
                <w:rFonts w:hint="default" w:ascii="Times New Roman" w:hAnsi="Times New Roman"/>
                <w:sz w:val="26"/>
                <w:szCs w:val="26"/>
                <w:lang w:val="en-US"/>
              </w:rPr>
              <w:t>Nguyễn Anh Huy</w:t>
            </w:r>
          </w:p>
        </w:tc>
        <w:tc>
          <w:tcPr>
            <w:tcW w:w="2268" w:type="dxa"/>
            <w:vAlign w:val="bottom"/>
          </w:tcPr>
          <w:p w14:paraId="461A02A4">
            <w:pPr>
              <w:widowControl/>
              <w:spacing w:line="360" w:lineRule="auto"/>
              <w:jc w:val="center"/>
              <w:textAlignment w:val="bottom"/>
              <w:rPr>
                <w:rFonts w:ascii="Times New Roman" w:hAnsi="Times New Roman"/>
                <w:color w:val="000000"/>
                <w:sz w:val="26"/>
                <w:szCs w:val="26"/>
                <w:lang w:val="vi-VN"/>
              </w:rPr>
            </w:pPr>
            <w:r>
              <w:rPr>
                <w:rFonts w:hint="default"/>
                <w:color w:val="000000"/>
                <w:sz w:val="26"/>
                <w:szCs w:val="26"/>
                <w:lang w:val="en-US"/>
              </w:rPr>
              <w:t>052205001707</w:t>
            </w:r>
          </w:p>
        </w:tc>
        <w:tc>
          <w:tcPr>
            <w:tcW w:w="1918" w:type="dxa"/>
            <w:vAlign w:val="bottom"/>
          </w:tcPr>
          <w:p w14:paraId="6EE42205">
            <w:pPr>
              <w:widowControl/>
              <w:spacing w:line="360" w:lineRule="auto"/>
              <w:jc w:val="center"/>
              <w:textAlignment w:val="bottom"/>
              <w:rPr>
                <w:rFonts w:ascii="Times New Roman" w:hAnsi="Times New Roman"/>
                <w:color w:val="000000"/>
                <w:sz w:val="26"/>
                <w:szCs w:val="26"/>
                <w:lang w:val="vi-VN"/>
              </w:rPr>
            </w:pPr>
            <w:r>
              <w:rPr>
                <w:rFonts w:ascii="Times New Roman" w:hAnsi="Times New Roman" w:eastAsia="SimSun"/>
                <w:color w:val="000000"/>
                <w:sz w:val="26"/>
                <w:szCs w:val="26"/>
                <w:lang w:val="vi-VN" w:bidi="ar"/>
              </w:rPr>
              <w:t>CN2305CLCA</w:t>
            </w:r>
          </w:p>
        </w:tc>
      </w:tr>
      <w:tr w14:paraId="5F6D4D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720" w:type="dxa"/>
          </w:tcPr>
          <w:p w14:paraId="5CA16248">
            <w:pPr>
              <w:widowControl w:val="0"/>
              <w:spacing w:line="360" w:lineRule="auto"/>
              <w:jc w:val="center"/>
              <w:rPr>
                <w:rFonts w:hint="default" w:ascii="Times New Roman" w:hAnsi="Times New Roman"/>
                <w:sz w:val="26"/>
                <w:szCs w:val="26"/>
                <w:lang w:val="en-US"/>
              </w:rPr>
            </w:pPr>
            <w:r>
              <w:rPr>
                <w:rFonts w:hint="default"/>
                <w:sz w:val="26"/>
                <w:szCs w:val="26"/>
                <w:lang w:val="en-US"/>
              </w:rPr>
              <w:t>6</w:t>
            </w:r>
          </w:p>
        </w:tc>
        <w:tc>
          <w:tcPr>
            <w:tcW w:w="3386" w:type="dxa"/>
          </w:tcPr>
          <w:p w14:paraId="4B4C69C6">
            <w:pPr>
              <w:widowControl w:val="0"/>
              <w:spacing w:line="360" w:lineRule="auto"/>
              <w:jc w:val="center"/>
              <w:rPr>
                <w:rFonts w:hint="default" w:ascii="Times New Roman" w:hAnsi="Times New Roman"/>
                <w:sz w:val="26"/>
                <w:szCs w:val="26"/>
                <w:lang w:val="en-US"/>
              </w:rPr>
            </w:pPr>
            <w:r>
              <w:rPr>
                <w:rFonts w:hint="default"/>
                <w:sz w:val="26"/>
                <w:szCs w:val="26"/>
                <w:lang w:val="en-US"/>
              </w:rPr>
              <w:t>Lê Quang Thạnh</w:t>
            </w:r>
          </w:p>
        </w:tc>
        <w:tc>
          <w:tcPr>
            <w:tcW w:w="2268" w:type="dxa"/>
            <w:vAlign w:val="bottom"/>
          </w:tcPr>
          <w:p w14:paraId="61ADA9E5">
            <w:pPr>
              <w:widowControl/>
              <w:spacing w:line="360" w:lineRule="auto"/>
              <w:jc w:val="center"/>
              <w:textAlignment w:val="bottom"/>
              <w:rPr>
                <w:rFonts w:hint="default"/>
                <w:color w:val="000000"/>
                <w:sz w:val="26"/>
                <w:szCs w:val="26"/>
                <w:lang w:val="en-US"/>
              </w:rPr>
            </w:pPr>
            <w:r>
              <w:rPr>
                <w:rFonts w:hint="default"/>
                <w:color w:val="000000"/>
                <w:sz w:val="26"/>
                <w:szCs w:val="26"/>
                <w:lang w:val="en-US"/>
              </w:rPr>
              <w:t>052205007481</w:t>
            </w:r>
          </w:p>
        </w:tc>
        <w:tc>
          <w:tcPr>
            <w:tcW w:w="1918" w:type="dxa"/>
            <w:vAlign w:val="bottom"/>
          </w:tcPr>
          <w:p w14:paraId="55225BEB">
            <w:pPr>
              <w:widowControl/>
              <w:spacing w:line="360" w:lineRule="auto"/>
              <w:jc w:val="center"/>
              <w:textAlignment w:val="bottom"/>
              <w:rPr>
                <w:rFonts w:ascii="Times New Roman" w:hAnsi="Times New Roman" w:eastAsia="SimSun"/>
                <w:color w:val="000000"/>
                <w:sz w:val="26"/>
                <w:szCs w:val="26"/>
                <w:lang w:val="vi-VN" w:bidi="ar"/>
              </w:rPr>
            </w:pPr>
            <w:r>
              <w:rPr>
                <w:rFonts w:ascii="Times New Roman" w:hAnsi="Times New Roman" w:eastAsia="SimSun"/>
                <w:color w:val="000000"/>
                <w:sz w:val="26"/>
                <w:szCs w:val="26"/>
                <w:lang w:val="vi-VN" w:bidi="ar"/>
              </w:rPr>
              <w:t>CN2305CLCA</w:t>
            </w:r>
          </w:p>
        </w:tc>
      </w:tr>
    </w:tbl>
    <w:p w14:paraId="7DFDD7F5">
      <w:pPr>
        <w:spacing w:line="360" w:lineRule="auto"/>
        <w:jc w:val="both"/>
        <w:rPr>
          <w:rFonts w:ascii="Times New Roman" w:hAnsi="Times New Roman"/>
          <w:b/>
          <w:bCs/>
          <w:i/>
          <w:iCs/>
          <w:sz w:val="26"/>
          <w:szCs w:val="26"/>
          <w:lang w:val="vi-VN"/>
        </w:rPr>
        <w:sectPr>
          <w:footerReference r:id="rId5" w:type="default"/>
          <w:pgSz w:w="11906" w:h="16838"/>
          <w:pgMar w:top="1134" w:right="1134" w:bottom="1134" w:left="1417" w:header="720" w:footer="720" w:gutter="0"/>
          <w:pgBorders w:display="firstPage">
            <w:top w:val="twistedLines1" w:color="auto" w:sz="31" w:space="1"/>
            <w:left w:val="twistedLines1" w:color="auto" w:sz="31" w:space="4"/>
            <w:bottom w:val="twistedLines1" w:color="auto" w:sz="31" w:space="1"/>
            <w:right w:val="twistedLines1" w:color="auto" w:sz="31" w:space="4"/>
          </w:pgBorders>
          <w:cols w:space="0" w:num="1"/>
          <w:docGrid w:linePitch="360" w:charSpace="0"/>
        </w:sectPr>
      </w:pPr>
    </w:p>
    <w:p w14:paraId="3CC9D2E2">
      <w:pPr>
        <w:spacing w:line="360" w:lineRule="auto"/>
        <w:jc w:val="center"/>
        <w:rPr>
          <w:rFonts w:ascii="Times New Roman" w:hAnsi="Times New Roman"/>
          <w:b/>
          <w:bCs/>
          <w:sz w:val="32"/>
          <w:szCs w:val="32"/>
          <w:lang w:val="vi-VN"/>
        </w:rPr>
      </w:pPr>
      <w:r>
        <w:rPr>
          <w:rFonts w:ascii="Times New Roman" w:hAnsi="Times New Roman"/>
          <w:b/>
          <w:bCs/>
          <w:sz w:val="32"/>
          <w:szCs w:val="32"/>
          <w:lang w:val="vi-VN"/>
        </w:rPr>
        <w:t>MỤC LỤC</w:t>
      </w:r>
    </w:p>
    <w:p w14:paraId="5984C6B2">
      <w:pPr>
        <w:pStyle w:val="14"/>
        <w:tabs>
          <w:tab w:val="right" w:leader="dot" w:pos="9907"/>
        </w:tabs>
        <w:rPr>
          <w:b/>
          <w:bCs w:val="0"/>
        </w:rPr>
      </w:pPr>
      <w:r>
        <w:rPr>
          <w:rFonts w:ascii="Times New Roman" w:hAnsi="Times New Roman"/>
          <w:b/>
          <w:bCs/>
          <w:sz w:val="32"/>
          <w:szCs w:val="32"/>
          <w:lang w:val="vi-VN" w:eastAsia="en-US"/>
        </w:rPr>
        <w:fldChar w:fldCharType="begin"/>
      </w:r>
      <w:r>
        <w:rPr>
          <w:rFonts w:ascii="Times New Roman" w:hAnsi="Times New Roman"/>
          <w:b/>
          <w:bCs/>
          <w:sz w:val="32"/>
          <w:szCs w:val="32"/>
          <w:lang w:val="vi-VN" w:eastAsia="en-US"/>
        </w:rPr>
        <w:instrText xml:space="preserve">TOC \o "1-3" \h \u </w:instrText>
      </w:r>
      <w:r>
        <w:rPr>
          <w:rFonts w:ascii="Times New Roman" w:hAnsi="Times New Roman"/>
          <w:b/>
          <w:bCs/>
          <w:sz w:val="32"/>
          <w:szCs w:val="32"/>
          <w:lang w:val="vi-VN" w:eastAsia="en-US"/>
        </w:rPr>
        <w:fldChar w:fldCharType="separate"/>
      </w:r>
      <w:r>
        <w:rPr>
          <w:rFonts w:ascii="Times New Roman" w:hAnsi="Times New Roman"/>
          <w:b/>
          <w:bCs w:val="0"/>
          <w:szCs w:val="32"/>
          <w:lang w:val="vi-VN" w:eastAsia="en-US"/>
        </w:rPr>
        <w:fldChar w:fldCharType="begin"/>
      </w:r>
      <w:r>
        <w:rPr>
          <w:rFonts w:ascii="Times New Roman" w:hAnsi="Times New Roman"/>
          <w:b/>
          <w:bCs w:val="0"/>
          <w:szCs w:val="32"/>
          <w:lang w:val="vi-VN" w:eastAsia="en-US"/>
        </w:rPr>
        <w:instrText xml:space="preserve"> HYPERLINK \l _Toc7846 </w:instrText>
      </w:r>
      <w:r>
        <w:rPr>
          <w:rFonts w:ascii="Times New Roman" w:hAnsi="Times New Roman"/>
          <w:b/>
          <w:bCs w:val="0"/>
          <w:szCs w:val="32"/>
          <w:lang w:val="vi-VN" w:eastAsia="en-US"/>
        </w:rPr>
        <w:fldChar w:fldCharType="separate"/>
      </w:r>
      <w:r>
        <w:rPr>
          <w:rFonts w:ascii="Times New Roman" w:hAnsi="Times New Roman"/>
          <w:b/>
          <w:bCs w:val="0"/>
          <w:szCs w:val="32"/>
          <w:rtl w:val="0"/>
          <w:lang w:val="vi-VN"/>
        </w:rPr>
        <w:t>L</w:t>
      </w:r>
      <w:r>
        <w:rPr>
          <w:rFonts w:ascii="Times New Roman" w:hAnsi="Times New Roman"/>
          <w:b/>
          <w:bCs w:val="0"/>
          <w:szCs w:val="32"/>
          <w:rtl w:val="0"/>
          <w:lang w:val="en-US"/>
        </w:rPr>
        <w:t>Ị</w:t>
      </w:r>
      <w:r>
        <w:rPr>
          <w:rFonts w:hint="default" w:ascii="Times New Roman" w:hAnsi="Times New Roman"/>
          <w:b/>
          <w:bCs w:val="0"/>
          <w:szCs w:val="32"/>
          <w:rtl w:val="0"/>
          <w:lang w:val="en-US"/>
        </w:rPr>
        <w:t>CH SỬ TÀI LIỆU</w:t>
      </w:r>
      <w:r>
        <w:rPr>
          <w:b/>
          <w:bCs w:val="0"/>
        </w:rPr>
        <w:tab/>
      </w:r>
      <w:r>
        <w:rPr>
          <w:b/>
          <w:bCs w:val="0"/>
        </w:rPr>
        <w:fldChar w:fldCharType="begin"/>
      </w:r>
      <w:r>
        <w:rPr>
          <w:b/>
          <w:bCs w:val="0"/>
        </w:rPr>
        <w:instrText xml:space="preserve"> PAGEREF _Toc7846 \h </w:instrText>
      </w:r>
      <w:r>
        <w:rPr>
          <w:b/>
          <w:bCs w:val="0"/>
        </w:rPr>
        <w:fldChar w:fldCharType="separate"/>
      </w:r>
      <w:r>
        <w:rPr>
          <w:b/>
          <w:bCs w:val="0"/>
        </w:rPr>
        <w:t>3</w:t>
      </w:r>
      <w:r>
        <w:rPr>
          <w:b/>
          <w:bCs w:val="0"/>
        </w:rPr>
        <w:fldChar w:fldCharType="end"/>
      </w:r>
      <w:r>
        <w:rPr>
          <w:rFonts w:ascii="Times New Roman" w:hAnsi="Times New Roman"/>
          <w:b/>
          <w:bCs w:val="0"/>
          <w:szCs w:val="32"/>
          <w:lang w:val="vi-VN" w:eastAsia="en-US"/>
        </w:rPr>
        <w:fldChar w:fldCharType="end"/>
      </w:r>
    </w:p>
    <w:p w14:paraId="0682F4BD">
      <w:pPr>
        <w:pStyle w:val="14"/>
        <w:tabs>
          <w:tab w:val="right" w:leader="dot" w:pos="9907"/>
        </w:tabs>
        <w:rPr>
          <w:b/>
          <w:bCs w:val="0"/>
        </w:rPr>
      </w:pPr>
      <w:r>
        <w:rPr>
          <w:rFonts w:ascii="Times New Roman" w:hAnsi="Times New Roman"/>
          <w:b/>
          <w:bCs w:val="0"/>
          <w:szCs w:val="32"/>
          <w:lang w:val="vi-VN" w:eastAsia="en-US"/>
        </w:rPr>
        <w:fldChar w:fldCharType="begin"/>
      </w:r>
      <w:r>
        <w:rPr>
          <w:rFonts w:ascii="Times New Roman" w:hAnsi="Times New Roman"/>
          <w:b/>
          <w:bCs w:val="0"/>
          <w:szCs w:val="32"/>
          <w:lang w:val="vi-VN" w:eastAsia="en-US"/>
        </w:rPr>
        <w:instrText xml:space="preserve"> HYPERLINK \l _Toc17436 </w:instrText>
      </w:r>
      <w:r>
        <w:rPr>
          <w:rFonts w:ascii="Times New Roman" w:hAnsi="Times New Roman"/>
          <w:b/>
          <w:bCs w:val="0"/>
          <w:szCs w:val="32"/>
          <w:lang w:val="vi-VN" w:eastAsia="en-US"/>
        </w:rPr>
        <w:fldChar w:fldCharType="separate"/>
      </w:r>
      <w:r>
        <w:rPr>
          <w:rFonts w:hint="default" w:ascii="Times New Roman" w:hAnsi="Times New Roman"/>
          <w:b/>
          <w:bCs w:val="0"/>
          <w:szCs w:val="32"/>
          <w:rtl w:val="0"/>
          <w:lang w:val="en-US"/>
        </w:rPr>
        <w:t>DANH MỤC HÌNH ẢNH</w:t>
      </w:r>
      <w:r>
        <w:rPr>
          <w:b/>
          <w:bCs w:val="0"/>
        </w:rPr>
        <w:tab/>
      </w:r>
      <w:r>
        <w:rPr>
          <w:b/>
          <w:bCs w:val="0"/>
        </w:rPr>
        <w:fldChar w:fldCharType="begin"/>
      </w:r>
      <w:r>
        <w:rPr>
          <w:b/>
          <w:bCs w:val="0"/>
        </w:rPr>
        <w:instrText xml:space="preserve"> PAGEREF _Toc17436 \h </w:instrText>
      </w:r>
      <w:r>
        <w:rPr>
          <w:b/>
          <w:bCs w:val="0"/>
        </w:rPr>
        <w:fldChar w:fldCharType="separate"/>
      </w:r>
      <w:r>
        <w:rPr>
          <w:b/>
          <w:bCs w:val="0"/>
        </w:rPr>
        <w:t>3</w:t>
      </w:r>
      <w:r>
        <w:rPr>
          <w:b/>
          <w:bCs w:val="0"/>
        </w:rPr>
        <w:fldChar w:fldCharType="end"/>
      </w:r>
      <w:r>
        <w:rPr>
          <w:rFonts w:ascii="Times New Roman" w:hAnsi="Times New Roman"/>
          <w:b/>
          <w:bCs w:val="0"/>
          <w:szCs w:val="32"/>
          <w:lang w:val="vi-VN" w:eastAsia="en-US"/>
        </w:rPr>
        <w:fldChar w:fldCharType="end"/>
      </w:r>
    </w:p>
    <w:p w14:paraId="02381D10">
      <w:pPr>
        <w:pStyle w:val="14"/>
        <w:tabs>
          <w:tab w:val="right" w:leader="dot" w:pos="9907"/>
        </w:tabs>
      </w:pPr>
      <w:r>
        <w:rPr>
          <w:rFonts w:ascii="Times New Roman" w:hAnsi="Times New Roman"/>
          <w:b/>
          <w:bCs w:val="0"/>
          <w:szCs w:val="32"/>
          <w:lang w:val="vi-VN" w:eastAsia="en-US"/>
        </w:rPr>
        <w:fldChar w:fldCharType="begin"/>
      </w:r>
      <w:r>
        <w:rPr>
          <w:rFonts w:ascii="Times New Roman" w:hAnsi="Times New Roman"/>
          <w:b/>
          <w:bCs w:val="0"/>
          <w:szCs w:val="32"/>
          <w:lang w:val="vi-VN" w:eastAsia="en-US"/>
        </w:rPr>
        <w:instrText xml:space="preserve"> HYPERLINK \l _Toc4132 </w:instrText>
      </w:r>
      <w:r>
        <w:rPr>
          <w:rFonts w:ascii="Times New Roman" w:hAnsi="Times New Roman"/>
          <w:b/>
          <w:bCs w:val="0"/>
          <w:szCs w:val="32"/>
          <w:lang w:val="vi-VN" w:eastAsia="en-US"/>
        </w:rPr>
        <w:fldChar w:fldCharType="separate"/>
      </w:r>
      <w:r>
        <w:rPr>
          <w:rFonts w:hint="default" w:ascii="Times New Roman" w:hAnsi="Times New Roman" w:cs="Times New Roman"/>
          <w:b/>
          <w:bCs w:val="0"/>
          <w:szCs w:val="32"/>
          <w:rtl w:val="0"/>
          <w:lang w:val="vi-VN"/>
        </w:rPr>
        <w:t>I. Giới thiệu chung:</w:t>
      </w:r>
      <w:r>
        <w:rPr>
          <w:b/>
          <w:bCs w:val="0"/>
        </w:rPr>
        <w:tab/>
      </w:r>
      <w:r>
        <w:rPr>
          <w:b/>
          <w:bCs w:val="0"/>
        </w:rPr>
        <w:fldChar w:fldCharType="begin"/>
      </w:r>
      <w:r>
        <w:rPr>
          <w:b/>
          <w:bCs w:val="0"/>
        </w:rPr>
        <w:instrText xml:space="preserve"> PAGEREF _Toc4132 \h </w:instrText>
      </w:r>
      <w:r>
        <w:rPr>
          <w:b/>
          <w:bCs w:val="0"/>
        </w:rPr>
        <w:fldChar w:fldCharType="separate"/>
      </w:r>
      <w:r>
        <w:rPr>
          <w:b/>
          <w:bCs w:val="0"/>
        </w:rPr>
        <w:t>3</w:t>
      </w:r>
      <w:r>
        <w:rPr>
          <w:b/>
          <w:bCs w:val="0"/>
        </w:rPr>
        <w:fldChar w:fldCharType="end"/>
      </w:r>
      <w:r>
        <w:rPr>
          <w:rFonts w:ascii="Times New Roman" w:hAnsi="Times New Roman"/>
          <w:b/>
          <w:bCs w:val="0"/>
          <w:szCs w:val="32"/>
          <w:lang w:val="vi-VN" w:eastAsia="en-US"/>
        </w:rPr>
        <w:fldChar w:fldCharType="end"/>
      </w:r>
    </w:p>
    <w:p w14:paraId="687278A5">
      <w:pPr>
        <w:pStyle w:val="15"/>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_Toc27265 </w:instrText>
      </w:r>
      <w:r>
        <w:rPr>
          <w:rFonts w:ascii="Times New Roman" w:hAnsi="Times New Roman"/>
          <w:bCs/>
          <w:szCs w:val="32"/>
          <w:lang w:val="vi-VN" w:eastAsia="en-US"/>
        </w:rPr>
        <w:fldChar w:fldCharType="separate"/>
      </w:r>
      <w:r>
        <w:rPr>
          <w:rFonts w:hint="default" w:ascii="Times New Roman" w:hAnsi="Times New Roman" w:eastAsia="Times New Roman" w:cs="Times New Roman"/>
          <w:szCs w:val="26"/>
          <w:rtl w:val="0"/>
        </w:rPr>
        <w:t>1. Mục đíc</w:t>
      </w:r>
      <w:sdt>
        <w:sdtPr>
          <w:rPr>
            <w:rFonts w:hint="default" w:ascii="Times New Roman" w:hAnsi="Times New Roman" w:cs="Times New Roman"/>
            <w:szCs w:val="26"/>
          </w:rPr>
          <w:tag w:val="goog_rdk_0"/>
          <w:id w:val="147452705"/>
        </w:sdtPr>
        <w:sdtEndPr>
          <w:rPr>
            <w:rFonts w:hint="default" w:ascii="Times New Roman" w:hAnsi="Times New Roman" w:cs="Times New Roman"/>
            <w:szCs w:val="26"/>
          </w:rPr>
        </w:sdtEndPr>
        <w:sdtContent/>
      </w:sdt>
      <w:r>
        <w:rPr>
          <w:rFonts w:hint="default" w:ascii="Times New Roman" w:hAnsi="Times New Roman" w:eastAsia="Times New Roman" w:cs="Times New Roman"/>
          <w:szCs w:val="26"/>
          <w:rtl w:val="0"/>
        </w:rPr>
        <w:t>h:</w:t>
      </w:r>
      <w:r>
        <w:tab/>
      </w:r>
      <w:r>
        <w:fldChar w:fldCharType="begin"/>
      </w:r>
      <w:r>
        <w:instrText xml:space="preserve"> PAGEREF _Toc27265 \h </w:instrText>
      </w:r>
      <w:r>
        <w:fldChar w:fldCharType="separate"/>
      </w:r>
      <w:r>
        <w:t>4</w:t>
      </w:r>
      <w:r>
        <w:fldChar w:fldCharType="end"/>
      </w:r>
      <w:r>
        <w:rPr>
          <w:rFonts w:ascii="Times New Roman" w:hAnsi="Times New Roman"/>
          <w:bCs/>
          <w:szCs w:val="32"/>
          <w:lang w:val="vi-VN" w:eastAsia="en-US"/>
        </w:rPr>
        <w:fldChar w:fldCharType="end"/>
      </w:r>
    </w:p>
    <w:p w14:paraId="53290BFA">
      <w:pPr>
        <w:pStyle w:val="15"/>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_Toc1276 </w:instrText>
      </w:r>
      <w:r>
        <w:rPr>
          <w:rFonts w:ascii="Times New Roman" w:hAnsi="Times New Roman"/>
          <w:bCs/>
          <w:szCs w:val="32"/>
          <w:lang w:val="vi-VN" w:eastAsia="en-US"/>
        </w:rPr>
        <w:fldChar w:fldCharType="separate"/>
      </w:r>
      <w:r>
        <w:rPr>
          <w:rFonts w:hint="default" w:ascii="Times New Roman" w:hAnsi="Times New Roman" w:eastAsia="Times New Roman" w:cs="Times New Roman"/>
          <w:szCs w:val="26"/>
          <w:rtl w:val="0"/>
        </w:rPr>
        <w:t>2. Phạm vi sản phẩ</w:t>
      </w:r>
      <w:sdt>
        <w:sdtPr>
          <w:rPr>
            <w:rFonts w:hint="default" w:ascii="Times New Roman" w:hAnsi="Times New Roman" w:cs="Times New Roman"/>
            <w:szCs w:val="26"/>
          </w:rPr>
          <w:tag w:val="goog_rdk_1"/>
          <w:id w:val="147451341"/>
        </w:sdtPr>
        <w:sdtEndPr>
          <w:rPr>
            <w:rFonts w:hint="default" w:ascii="Times New Roman" w:hAnsi="Times New Roman" w:cs="Times New Roman"/>
            <w:szCs w:val="26"/>
          </w:rPr>
        </w:sdtEndPr>
        <w:sdtContent/>
      </w:sdt>
      <w:r>
        <w:rPr>
          <w:rFonts w:hint="default" w:ascii="Times New Roman" w:hAnsi="Times New Roman" w:eastAsia="Times New Roman" w:cs="Times New Roman"/>
          <w:szCs w:val="26"/>
          <w:rtl w:val="0"/>
        </w:rPr>
        <w:t>m:</w:t>
      </w:r>
      <w:r>
        <w:tab/>
      </w:r>
      <w:r>
        <w:fldChar w:fldCharType="begin"/>
      </w:r>
      <w:r>
        <w:instrText xml:space="preserve"> PAGEREF _Toc1276 \h </w:instrText>
      </w:r>
      <w:r>
        <w:fldChar w:fldCharType="separate"/>
      </w:r>
      <w:r>
        <w:t>4</w:t>
      </w:r>
      <w:r>
        <w:fldChar w:fldCharType="end"/>
      </w:r>
      <w:r>
        <w:rPr>
          <w:rFonts w:ascii="Times New Roman" w:hAnsi="Times New Roman"/>
          <w:bCs/>
          <w:szCs w:val="32"/>
          <w:lang w:val="vi-VN" w:eastAsia="en-US"/>
        </w:rPr>
        <w:fldChar w:fldCharType="end"/>
      </w:r>
    </w:p>
    <w:p w14:paraId="78865B9D">
      <w:pPr>
        <w:pStyle w:val="14"/>
        <w:tabs>
          <w:tab w:val="right" w:leader="dot" w:pos="9907"/>
        </w:tabs>
        <w:rPr>
          <w:b/>
          <w:bCs w:val="0"/>
        </w:rPr>
      </w:pPr>
      <w:r>
        <w:rPr>
          <w:rFonts w:ascii="Times New Roman" w:hAnsi="Times New Roman"/>
          <w:b/>
          <w:bCs w:val="0"/>
          <w:szCs w:val="32"/>
          <w:lang w:val="vi-VN" w:eastAsia="en-US"/>
        </w:rPr>
        <w:fldChar w:fldCharType="begin"/>
      </w:r>
      <w:r>
        <w:rPr>
          <w:rFonts w:ascii="Times New Roman" w:hAnsi="Times New Roman"/>
          <w:b/>
          <w:bCs w:val="0"/>
          <w:szCs w:val="32"/>
          <w:lang w:val="vi-VN" w:eastAsia="en-US"/>
        </w:rPr>
        <w:instrText xml:space="preserve"> HYPERLINK \l _Toc18948 </w:instrText>
      </w:r>
      <w:r>
        <w:rPr>
          <w:rFonts w:ascii="Times New Roman" w:hAnsi="Times New Roman"/>
          <w:b/>
          <w:bCs w:val="0"/>
          <w:szCs w:val="32"/>
          <w:lang w:val="vi-VN" w:eastAsia="en-US"/>
        </w:rPr>
        <w:fldChar w:fldCharType="separate"/>
      </w:r>
      <w:r>
        <w:rPr>
          <w:rFonts w:hint="default" w:ascii="Times New Roman" w:hAnsi="Times New Roman" w:cs="Times New Roman"/>
          <w:b/>
          <w:bCs w:val="0"/>
          <w:szCs w:val="32"/>
          <w:rtl w:val="0"/>
          <w:lang w:val="vi-VN"/>
        </w:rPr>
        <w:t>II. Mô tả tổng quát:</w:t>
      </w:r>
      <w:r>
        <w:rPr>
          <w:b/>
          <w:bCs w:val="0"/>
        </w:rPr>
        <w:tab/>
      </w:r>
      <w:r>
        <w:rPr>
          <w:b/>
          <w:bCs w:val="0"/>
        </w:rPr>
        <w:fldChar w:fldCharType="begin"/>
      </w:r>
      <w:r>
        <w:rPr>
          <w:b/>
          <w:bCs w:val="0"/>
        </w:rPr>
        <w:instrText xml:space="preserve"> PAGEREF _Toc18948 \h </w:instrText>
      </w:r>
      <w:r>
        <w:rPr>
          <w:b/>
          <w:bCs w:val="0"/>
        </w:rPr>
        <w:fldChar w:fldCharType="separate"/>
      </w:r>
      <w:r>
        <w:rPr>
          <w:b/>
          <w:bCs w:val="0"/>
        </w:rPr>
        <w:t>4</w:t>
      </w:r>
      <w:r>
        <w:rPr>
          <w:b/>
          <w:bCs w:val="0"/>
        </w:rPr>
        <w:fldChar w:fldCharType="end"/>
      </w:r>
      <w:r>
        <w:rPr>
          <w:rFonts w:ascii="Times New Roman" w:hAnsi="Times New Roman"/>
          <w:b/>
          <w:bCs w:val="0"/>
          <w:szCs w:val="32"/>
          <w:lang w:val="vi-VN" w:eastAsia="en-US"/>
        </w:rPr>
        <w:fldChar w:fldCharType="end"/>
      </w:r>
    </w:p>
    <w:p w14:paraId="1727AECC">
      <w:pPr>
        <w:pStyle w:val="15"/>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_Toc18930 </w:instrText>
      </w:r>
      <w:r>
        <w:rPr>
          <w:rFonts w:ascii="Times New Roman" w:hAnsi="Times New Roman"/>
          <w:bCs/>
          <w:szCs w:val="32"/>
          <w:lang w:val="vi-VN" w:eastAsia="en-US"/>
        </w:rPr>
        <w:fldChar w:fldCharType="separate"/>
      </w:r>
      <w:r>
        <w:rPr>
          <w:rFonts w:hint="default" w:ascii="Times New Roman" w:hAnsi="Times New Roman" w:eastAsia="Times New Roman" w:cs="Times New Roman"/>
          <w:szCs w:val="26"/>
          <w:rtl w:val="0"/>
        </w:rPr>
        <w:t>1. Chức năng:</w:t>
      </w:r>
      <w:r>
        <w:tab/>
      </w:r>
      <w:r>
        <w:fldChar w:fldCharType="begin"/>
      </w:r>
      <w:r>
        <w:instrText xml:space="preserve"> PAGEREF _Toc18930 \h </w:instrText>
      </w:r>
      <w:r>
        <w:fldChar w:fldCharType="separate"/>
      </w:r>
      <w:r>
        <w:t>4</w:t>
      </w:r>
      <w:r>
        <w:fldChar w:fldCharType="end"/>
      </w:r>
      <w:r>
        <w:rPr>
          <w:rFonts w:ascii="Times New Roman" w:hAnsi="Times New Roman"/>
          <w:bCs/>
          <w:szCs w:val="32"/>
          <w:lang w:val="vi-VN" w:eastAsia="en-US"/>
        </w:rPr>
        <w:fldChar w:fldCharType="end"/>
      </w:r>
    </w:p>
    <w:p w14:paraId="2C9D57D4">
      <w:pPr>
        <w:pStyle w:val="15"/>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_Toc30660 </w:instrText>
      </w:r>
      <w:r>
        <w:rPr>
          <w:rFonts w:ascii="Times New Roman" w:hAnsi="Times New Roman"/>
          <w:bCs/>
          <w:szCs w:val="32"/>
          <w:lang w:val="vi-VN" w:eastAsia="en-US"/>
        </w:rPr>
        <w:fldChar w:fldCharType="separate"/>
      </w:r>
      <w:r>
        <w:rPr>
          <w:rFonts w:hint="default" w:ascii="Times New Roman" w:hAnsi="Times New Roman" w:eastAsia="Times New Roman" w:cs="Times New Roman"/>
          <w:szCs w:val="26"/>
          <w:rtl w:val="0"/>
          <w:lang w:val="en-US"/>
        </w:rPr>
        <w:t>2. Phân loại người dùng:</w:t>
      </w:r>
      <w:r>
        <w:tab/>
      </w:r>
      <w:r>
        <w:fldChar w:fldCharType="begin"/>
      </w:r>
      <w:r>
        <w:instrText xml:space="preserve"> PAGEREF _Toc30660 \h </w:instrText>
      </w:r>
      <w:r>
        <w:fldChar w:fldCharType="separate"/>
      </w:r>
      <w:r>
        <w:t>5</w:t>
      </w:r>
      <w:r>
        <w:fldChar w:fldCharType="end"/>
      </w:r>
      <w:r>
        <w:rPr>
          <w:rFonts w:ascii="Times New Roman" w:hAnsi="Times New Roman"/>
          <w:bCs/>
          <w:szCs w:val="32"/>
          <w:lang w:val="vi-VN" w:eastAsia="en-US"/>
        </w:rPr>
        <w:fldChar w:fldCharType="end"/>
      </w:r>
    </w:p>
    <w:p w14:paraId="38B0F119">
      <w:pPr>
        <w:pStyle w:val="15"/>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_Toc21869 </w:instrText>
      </w:r>
      <w:r>
        <w:rPr>
          <w:rFonts w:ascii="Times New Roman" w:hAnsi="Times New Roman"/>
          <w:bCs/>
          <w:szCs w:val="32"/>
          <w:lang w:val="vi-VN" w:eastAsia="en-US"/>
        </w:rPr>
        <w:fldChar w:fldCharType="separate"/>
      </w:r>
      <w:r>
        <w:rPr>
          <w:rFonts w:hint="default" w:ascii="Times New Roman" w:hAnsi="Times New Roman" w:eastAsia="Times New Roman" w:cs="Times New Roman"/>
          <w:szCs w:val="26"/>
          <w:rtl w:val="0"/>
          <w:lang w:val="en-US"/>
        </w:rPr>
        <w:t>3. Môi trường thiết kế và xây dựng:</w:t>
      </w:r>
      <w:r>
        <w:tab/>
      </w:r>
      <w:r>
        <w:fldChar w:fldCharType="begin"/>
      </w:r>
      <w:r>
        <w:instrText xml:space="preserve"> PAGEREF _Toc21869 \h </w:instrText>
      </w:r>
      <w:r>
        <w:fldChar w:fldCharType="separate"/>
      </w:r>
      <w:r>
        <w:t>6</w:t>
      </w:r>
      <w:r>
        <w:fldChar w:fldCharType="end"/>
      </w:r>
      <w:r>
        <w:rPr>
          <w:rFonts w:ascii="Times New Roman" w:hAnsi="Times New Roman"/>
          <w:bCs/>
          <w:szCs w:val="32"/>
          <w:lang w:val="vi-VN" w:eastAsia="en-US"/>
        </w:rPr>
        <w:fldChar w:fldCharType="end"/>
      </w:r>
    </w:p>
    <w:p w14:paraId="4508693E">
      <w:pPr>
        <w:pStyle w:val="14"/>
        <w:tabs>
          <w:tab w:val="right" w:leader="dot" w:pos="9907"/>
        </w:tabs>
        <w:rPr>
          <w:b/>
          <w:bCs w:val="0"/>
        </w:rPr>
      </w:pPr>
      <w:r>
        <w:rPr>
          <w:rFonts w:ascii="Times New Roman" w:hAnsi="Times New Roman"/>
          <w:b/>
          <w:bCs w:val="0"/>
          <w:szCs w:val="32"/>
          <w:lang w:val="vi-VN" w:eastAsia="en-US"/>
        </w:rPr>
        <w:fldChar w:fldCharType="begin"/>
      </w:r>
      <w:r>
        <w:rPr>
          <w:rFonts w:ascii="Times New Roman" w:hAnsi="Times New Roman"/>
          <w:b/>
          <w:bCs w:val="0"/>
          <w:szCs w:val="32"/>
          <w:lang w:val="vi-VN" w:eastAsia="en-US"/>
        </w:rPr>
        <w:instrText xml:space="preserve"> HYPERLINK \l _Toc30535 </w:instrText>
      </w:r>
      <w:r>
        <w:rPr>
          <w:rFonts w:ascii="Times New Roman" w:hAnsi="Times New Roman"/>
          <w:b/>
          <w:bCs w:val="0"/>
          <w:szCs w:val="32"/>
          <w:lang w:val="vi-VN" w:eastAsia="en-US"/>
        </w:rPr>
        <w:fldChar w:fldCharType="separate"/>
      </w:r>
      <w:r>
        <w:rPr>
          <w:rFonts w:hint="default" w:ascii="Times New Roman" w:hAnsi="Times New Roman" w:cs="Times New Roman"/>
          <w:b/>
          <w:bCs w:val="0"/>
          <w:szCs w:val="32"/>
          <w:rtl w:val="0"/>
          <w:lang w:val="vi-VN"/>
        </w:rPr>
        <w:t>III. Yêu cầu tương tác ngoài:</w:t>
      </w:r>
      <w:r>
        <w:rPr>
          <w:b/>
          <w:bCs w:val="0"/>
        </w:rPr>
        <w:tab/>
      </w:r>
      <w:r>
        <w:rPr>
          <w:b/>
          <w:bCs w:val="0"/>
        </w:rPr>
        <w:fldChar w:fldCharType="begin"/>
      </w:r>
      <w:r>
        <w:rPr>
          <w:b/>
          <w:bCs w:val="0"/>
        </w:rPr>
        <w:instrText xml:space="preserve"> PAGEREF _Toc30535 \h </w:instrText>
      </w:r>
      <w:r>
        <w:rPr>
          <w:b/>
          <w:bCs w:val="0"/>
        </w:rPr>
        <w:fldChar w:fldCharType="separate"/>
      </w:r>
      <w:r>
        <w:rPr>
          <w:b/>
          <w:bCs w:val="0"/>
        </w:rPr>
        <w:t>6</w:t>
      </w:r>
      <w:r>
        <w:rPr>
          <w:b/>
          <w:bCs w:val="0"/>
        </w:rPr>
        <w:fldChar w:fldCharType="end"/>
      </w:r>
      <w:r>
        <w:rPr>
          <w:rFonts w:ascii="Times New Roman" w:hAnsi="Times New Roman"/>
          <w:b/>
          <w:bCs w:val="0"/>
          <w:szCs w:val="32"/>
          <w:lang w:val="vi-VN" w:eastAsia="en-US"/>
        </w:rPr>
        <w:fldChar w:fldCharType="end"/>
      </w:r>
    </w:p>
    <w:p w14:paraId="2D601309">
      <w:pPr>
        <w:pStyle w:val="15"/>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_Toc20650 </w:instrText>
      </w:r>
      <w:r>
        <w:rPr>
          <w:rFonts w:ascii="Times New Roman" w:hAnsi="Times New Roman"/>
          <w:bCs/>
          <w:szCs w:val="32"/>
          <w:lang w:val="vi-VN" w:eastAsia="en-US"/>
        </w:rPr>
        <w:fldChar w:fldCharType="separate"/>
      </w:r>
      <w:r>
        <w:rPr>
          <w:rFonts w:hint="default" w:ascii="Times New Roman" w:hAnsi="Times New Roman" w:eastAsia="Times New Roman" w:cs="Times New Roman"/>
          <w:szCs w:val="26"/>
          <w:rtl w:val="0"/>
          <w:lang w:val="en-US"/>
        </w:rPr>
        <w:t>1. Giao diện người dùng:</w:t>
      </w:r>
      <w:r>
        <w:tab/>
      </w:r>
      <w:r>
        <w:fldChar w:fldCharType="begin"/>
      </w:r>
      <w:r>
        <w:instrText xml:space="preserve"> PAGEREF _Toc20650 \h </w:instrText>
      </w:r>
      <w:r>
        <w:fldChar w:fldCharType="separate"/>
      </w:r>
      <w:r>
        <w:t>6</w:t>
      </w:r>
      <w:r>
        <w:fldChar w:fldCharType="end"/>
      </w:r>
      <w:r>
        <w:rPr>
          <w:rFonts w:ascii="Times New Roman" w:hAnsi="Times New Roman"/>
          <w:bCs/>
          <w:szCs w:val="32"/>
          <w:lang w:val="vi-VN" w:eastAsia="en-US"/>
        </w:rPr>
        <w:fldChar w:fldCharType="end"/>
      </w:r>
    </w:p>
    <w:p w14:paraId="6763D8C4">
      <w:pPr>
        <w:pStyle w:val="16"/>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_Toc31070 </w:instrText>
      </w:r>
      <w:r>
        <w:rPr>
          <w:rFonts w:ascii="Times New Roman" w:hAnsi="Times New Roman"/>
          <w:bCs/>
          <w:szCs w:val="32"/>
          <w:lang w:val="vi-VN" w:eastAsia="en-US"/>
        </w:rPr>
        <w:fldChar w:fldCharType="separate"/>
      </w:r>
      <w:r>
        <w:rPr>
          <w:rFonts w:hint="default" w:ascii="Times New Roman" w:hAnsi="Times New Roman" w:eastAsia="Times New Roman" w:cs="Times New Roman"/>
          <w:szCs w:val="26"/>
          <w:rtl w:val="0"/>
          <w:lang w:val="en-US"/>
        </w:rPr>
        <w:t>a. Khuôn mẫu giao diện thống nhất:</w:t>
      </w:r>
      <w:r>
        <w:tab/>
      </w:r>
      <w:r>
        <w:fldChar w:fldCharType="begin"/>
      </w:r>
      <w:r>
        <w:instrText xml:space="preserve"> PAGEREF _Toc31070 \h </w:instrText>
      </w:r>
      <w:r>
        <w:fldChar w:fldCharType="separate"/>
      </w:r>
      <w:r>
        <w:t>6</w:t>
      </w:r>
      <w:r>
        <w:fldChar w:fldCharType="end"/>
      </w:r>
      <w:r>
        <w:rPr>
          <w:rFonts w:ascii="Times New Roman" w:hAnsi="Times New Roman"/>
          <w:bCs/>
          <w:szCs w:val="32"/>
          <w:lang w:val="vi-VN" w:eastAsia="en-US"/>
        </w:rPr>
        <w:fldChar w:fldCharType="end"/>
      </w:r>
    </w:p>
    <w:p w14:paraId="2DE7D4E2">
      <w:pPr>
        <w:pStyle w:val="16"/>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_Toc19352 </w:instrText>
      </w:r>
      <w:r>
        <w:rPr>
          <w:rFonts w:ascii="Times New Roman" w:hAnsi="Times New Roman"/>
          <w:bCs/>
          <w:szCs w:val="32"/>
          <w:lang w:val="vi-VN" w:eastAsia="en-US"/>
        </w:rPr>
        <w:fldChar w:fldCharType="separate"/>
      </w:r>
      <w:r>
        <w:rPr>
          <w:rFonts w:hint="default" w:ascii="Times New Roman" w:hAnsi="Times New Roman" w:eastAsia="Times New Roman" w:cs="Times New Roman"/>
          <w:szCs w:val="26"/>
          <w:rtl w:val="0"/>
          <w:lang w:val="en-US"/>
        </w:rPr>
        <w:t>b. Thiết kế giao diện:</w:t>
      </w:r>
      <w:r>
        <w:tab/>
      </w:r>
      <w:r>
        <w:fldChar w:fldCharType="begin"/>
      </w:r>
      <w:r>
        <w:instrText xml:space="preserve"> PAGEREF _Toc19352 \h </w:instrText>
      </w:r>
      <w:r>
        <w:fldChar w:fldCharType="separate"/>
      </w:r>
      <w:r>
        <w:t>6</w:t>
      </w:r>
      <w:r>
        <w:fldChar w:fldCharType="end"/>
      </w:r>
      <w:r>
        <w:rPr>
          <w:rFonts w:ascii="Times New Roman" w:hAnsi="Times New Roman"/>
          <w:bCs/>
          <w:szCs w:val="32"/>
          <w:lang w:val="vi-VN" w:eastAsia="en-US"/>
        </w:rPr>
        <w:fldChar w:fldCharType="end"/>
      </w:r>
    </w:p>
    <w:p w14:paraId="569F7320">
      <w:pPr>
        <w:pStyle w:val="16"/>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_Toc28441 </w:instrText>
      </w:r>
      <w:r>
        <w:rPr>
          <w:rFonts w:ascii="Times New Roman" w:hAnsi="Times New Roman"/>
          <w:bCs/>
          <w:szCs w:val="32"/>
          <w:lang w:val="vi-VN" w:eastAsia="en-US"/>
        </w:rPr>
        <w:fldChar w:fldCharType="separate"/>
      </w:r>
      <w:r>
        <w:rPr>
          <w:rFonts w:hint="default" w:ascii="Times New Roman" w:hAnsi="Times New Roman" w:eastAsia="Times New Roman" w:cs="Times New Roman"/>
          <w:szCs w:val="26"/>
          <w:rtl w:val="0"/>
          <w:lang w:val="en-US"/>
        </w:rPr>
        <w:t>c. Mô tả các giao diện:</w:t>
      </w:r>
      <w:r>
        <w:tab/>
      </w:r>
      <w:r>
        <w:fldChar w:fldCharType="begin"/>
      </w:r>
      <w:r>
        <w:instrText xml:space="preserve"> PAGEREF _Toc28441 \h </w:instrText>
      </w:r>
      <w:r>
        <w:fldChar w:fldCharType="separate"/>
      </w:r>
      <w:r>
        <w:t>7</w:t>
      </w:r>
      <w:r>
        <w:fldChar w:fldCharType="end"/>
      </w:r>
      <w:r>
        <w:rPr>
          <w:rFonts w:ascii="Times New Roman" w:hAnsi="Times New Roman"/>
          <w:bCs/>
          <w:szCs w:val="32"/>
          <w:lang w:val="vi-VN" w:eastAsia="en-US"/>
        </w:rPr>
        <w:fldChar w:fldCharType="end"/>
      </w:r>
    </w:p>
    <w:p w14:paraId="422DA06D">
      <w:pPr>
        <w:pStyle w:val="16"/>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_Toc30844 </w:instrText>
      </w:r>
      <w:r>
        <w:rPr>
          <w:rFonts w:ascii="Times New Roman" w:hAnsi="Times New Roman"/>
          <w:bCs/>
          <w:szCs w:val="32"/>
          <w:lang w:val="vi-VN" w:eastAsia="en-US"/>
        </w:rPr>
        <w:fldChar w:fldCharType="separate"/>
      </w:r>
      <w:r>
        <w:rPr>
          <w:rFonts w:hint="default" w:ascii="Times New Roman" w:hAnsi="Times New Roman" w:eastAsia="Times New Roman" w:cs="Times New Roman"/>
          <w:szCs w:val="26"/>
          <w:rtl w:val="0"/>
          <w:lang w:val="en-US"/>
        </w:rPr>
        <w:t>d. Hiển thị thông báo:</w:t>
      </w:r>
      <w:r>
        <w:tab/>
      </w:r>
      <w:r>
        <w:fldChar w:fldCharType="begin"/>
      </w:r>
      <w:r>
        <w:instrText xml:space="preserve"> PAGEREF _Toc30844 \h </w:instrText>
      </w:r>
      <w:r>
        <w:fldChar w:fldCharType="separate"/>
      </w:r>
      <w:r>
        <w:t>7</w:t>
      </w:r>
      <w:r>
        <w:fldChar w:fldCharType="end"/>
      </w:r>
      <w:r>
        <w:rPr>
          <w:rFonts w:ascii="Times New Roman" w:hAnsi="Times New Roman"/>
          <w:bCs/>
          <w:szCs w:val="32"/>
          <w:lang w:val="vi-VN" w:eastAsia="en-US"/>
        </w:rPr>
        <w:fldChar w:fldCharType="end"/>
      </w:r>
    </w:p>
    <w:p w14:paraId="39424612">
      <w:pPr>
        <w:pStyle w:val="16"/>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_Toc31055 </w:instrText>
      </w:r>
      <w:r>
        <w:rPr>
          <w:rFonts w:ascii="Times New Roman" w:hAnsi="Times New Roman"/>
          <w:bCs/>
          <w:szCs w:val="32"/>
          <w:lang w:val="vi-VN" w:eastAsia="en-US"/>
        </w:rPr>
        <w:fldChar w:fldCharType="separate"/>
      </w:r>
      <w:r>
        <w:rPr>
          <w:rFonts w:hint="default" w:ascii="Times New Roman" w:hAnsi="Times New Roman" w:eastAsia="Times New Roman" w:cs="Times New Roman"/>
          <w:szCs w:val="26"/>
          <w:rtl w:val="0"/>
          <w:lang w:val="en-US"/>
        </w:rPr>
        <w:t>e. Mẫu email tự động:</w:t>
      </w:r>
      <w:r>
        <w:tab/>
      </w:r>
      <w:r>
        <w:fldChar w:fldCharType="begin"/>
      </w:r>
      <w:r>
        <w:instrText xml:space="preserve"> PAGEREF _Toc31055 \h </w:instrText>
      </w:r>
      <w:r>
        <w:fldChar w:fldCharType="separate"/>
      </w:r>
      <w:r>
        <w:t>7</w:t>
      </w:r>
      <w:r>
        <w:fldChar w:fldCharType="end"/>
      </w:r>
      <w:r>
        <w:rPr>
          <w:rFonts w:ascii="Times New Roman" w:hAnsi="Times New Roman"/>
          <w:bCs/>
          <w:szCs w:val="32"/>
          <w:lang w:val="vi-VN" w:eastAsia="en-US"/>
        </w:rPr>
        <w:fldChar w:fldCharType="end"/>
      </w:r>
    </w:p>
    <w:p w14:paraId="271467B2">
      <w:pPr>
        <w:pStyle w:val="15"/>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_Toc30160 </w:instrText>
      </w:r>
      <w:r>
        <w:rPr>
          <w:rFonts w:ascii="Times New Roman" w:hAnsi="Times New Roman"/>
          <w:bCs/>
          <w:szCs w:val="32"/>
          <w:lang w:val="vi-VN" w:eastAsia="en-US"/>
        </w:rPr>
        <w:fldChar w:fldCharType="separate"/>
      </w:r>
      <w:r>
        <w:rPr>
          <w:rFonts w:hint="default" w:ascii="Times New Roman" w:hAnsi="Times New Roman" w:cs="Times New Roman"/>
          <w:bCs/>
          <w:szCs w:val="26"/>
          <w:lang w:val="en-US"/>
        </w:rPr>
        <w:t xml:space="preserve">2. </w:t>
      </w:r>
      <w:r>
        <w:rPr>
          <w:rFonts w:hint="default" w:cs="Times New Roman"/>
          <w:bCs/>
          <w:szCs w:val="26"/>
          <w:lang w:val="en-US"/>
        </w:rPr>
        <w:t>Yêu cầu tương tác với phần cứng:</w:t>
      </w:r>
      <w:r>
        <w:tab/>
      </w:r>
      <w:r>
        <w:fldChar w:fldCharType="begin"/>
      </w:r>
      <w:r>
        <w:instrText xml:space="preserve"> PAGEREF _Toc30160 \h </w:instrText>
      </w:r>
      <w:r>
        <w:fldChar w:fldCharType="separate"/>
      </w:r>
      <w:r>
        <w:t>8</w:t>
      </w:r>
      <w:r>
        <w:fldChar w:fldCharType="end"/>
      </w:r>
      <w:r>
        <w:rPr>
          <w:rFonts w:ascii="Times New Roman" w:hAnsi="Times New Roman"/>
          <w:bCs/>
          <w:szCs w:val="32"/>
          <w:lang w:val="vi-VN" w:eastAsia="en-US"/>
        </w:rPr>
        <w:fldChar w:fldCharType="end"/>
      </w:r>
    </w:p>
    <w:p w14:paraId="00D1E7C8">
      <w:pPr>
        <w:pStyle w:val="15"/>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_Toc16784 </w:instrText>
      </w:r>
      <w:r>
        <w:rPr>
          <w:rFonts w:ascii="Times New Roman" w:hAnsi="Times New Roman"/>
          <w:bCs/>
          <w:szCs w:val="32"/>
          <w:lang w:val="vi-VN" w:eastAsia="en-US"/>
        </w:rPr>
        <w:fldChar w:fldCharType="separate"/>
      </w:r>
      <w:r>
        <w:rPr>
          <w:rFonts w:hint="default" w:cs="Times New Roman"/>
          <w:bCs/>
          <w:szCs w:val="26"/>
          <w:lang w:val="en-US"/>
        </w:rPr>
        <w:t>3. Yêu cầu tương tác với phần mềm:</w:t>
      </w:r>
      <w:r>
        <w:tab/>
      </w:r>
      <w:r>
        <w:fldChar w:fldCharType="begin"/>
      </w:r>
      <w:r>
        <w:instrText xml:space="preserve"> PAGEREF _Toc16784 \h </w:instrText>
      </w:r>
      <w:r>
        <w:fldChar w:fldCharType="separate"/>
      </w:r>
      <w:r>
        <w:t>8</w:t>
      </w:r>
      <w:r>
        <w:fldChar w:fldCharType="end"/>
      </w:r>
      <w:r>
        <w:rPr>
          <w:rFonts w:ascii="Times New Roman" w:hAnsi="Times New Roman"/>
          <w:bCs/>
          <w:szCs w:val="32"/>
          <w:lang w:val="vi-VN" w:eastAsia="en-US"/>
        </w:rPr>
        <w:fldChar w:fldCharType="end"/>
      </w:r>
    </w:p>
    <w:p w14:paraId="0CD82123">
      <w:pPr>
        <w:pStyle w:val="14"/>
        <w:tabs>
          <w:tab w:val="right" w:leader="dot" w:pos="9907"/>
        </w:tabs>
        <w:rPr>
          <w:b/>
          <w:bCs w:val="0"/>
        </w:rPr>
      </w:pPr>
      <w:r>
        <w:rPr>
          <w:rFonts w:ascii="Times New Roman" w:hAnsi="Times New Roman"/>
          <w:b/>
          <w:bCs w:val="0"/>
          <w:szCs w:val="32"/>
          <w:lang w:val="vi-VN" w:eastAsia="en-US"/>
        </w:rPr>
        <w:fldChar w:fldCharType="begin"/>
      </w:r>
      <w:r>
        <w:rPr>
          <w:rFonts w:ascii="Times New Roman" w:hAnsi="Times New Roman"/>
          <w:b/>
          <w:bCs w:val="0"/>
          <w:szCs w:val="32"/>
          <w:lang w:val="vi-VN" w:eastAsia="en-US"/>
        </w:rPr>
        <w:instrText xml:space="preserve"> HYPERLINK \l _Toc8184 </w:instrText>
      </w:r>
      <w:r>
        <w:rPr>
          <w:rFonts w:ascii="Times New Roman" w:hAnsi="Times New Roman"/>
          <w:b/>
          <w:bCs w:val="0"/>
          <w:szCs w:val="32"/>
          <w:lang w:val="vi-VN" w:eastAsia="en-US"/>
        </w:rPr>
        <w:fldChar w:fldCharType="separate"/>
      </w:r>
      <w:r>
        <w:rPr>
          <w:rFonts w:hint="default" w:cs="Times New Roman"/>
          <w:b/>
          <w:bCs w:val="0"/>
          <w:szCs w:val="32"/>
          <w:rtl w:val="0"/>
          <w:lang w:val="en-US"/>
        </w:rPr>
        <w:t xml:space="preserve">IV. </w:t>
      </w:r>
      <w:r>
        <w:rPr>
          <w:rFonts w:hint="default" w:ascii="Times New Roman" w:hAnsi="Times New Roman" w:cs="Times New Roman"/>
          <w:b/>
          <w:bCs w:val="0"/>
          <w:szCs w:val="32"/>
          <w:rtl w:val="0"/>
          <w:lang w:val="en-US"/>
        </w:rPr>
        <w:t>Kiến trúc hệ thống</w:t>
      </w:r>
      <w:r>
        <w:rPr>
          <w:rFonts w:hint="default" w:cs="Times New Roman"/>
          <w:b/>
          <w:bCs w:val="0"/>
          <w:szCs w:val="32"/>
          <w:rtl w:val="0"/>
          <w:lang w:val="en-US"/>
        </w:rPr>
        <w:t>:</w:t>
      </w:r>
      <w:r>
        <w:rPr>
          <w:b/>
          <w:bCs w:val="0"/>
        </w:rPr>
        <w:tab/>
      </w:r>
      <w:r>
        <w:rPr>
          <w:b/>
          <w:bCs w:val="0"/>
        </w:rPr>
        <w:fldChar w:fldCharType="begin"/>
      </w:r>
      <w:r>
        <w:rPr>
          <w:b/>
          <w:bCs w:val="0"/>
        </w:rPr>
        <w:instrText xml:space="preserve"> PAGEREF _Toc8184 \h </w:instrText>
      </w:r>
      <w:r>
        <w:rPr>
          <w:b/>
          <w:bCs w:val="0"/>
        </w:rPr>
        <w:fldChar w:fldCharType="separate"/>
      </w:r>
      <w:r>
        <w:rPr>
          <w:b/>
          <w:bCs w:val="0"/>
        </w:rPr>
        <w:t>8</w:t>
      </w:r>
      <w:r>
        <w:rPr>
          <w:b/>
          <w:bCs w:val="0"/>
        </w:rPr>
        <w:fldChar w:fldCharType="end"/>
      </w:r>
      <w:r>
        <w:rPr>
          <w:rFonts w:ascii="Times New Roman" w:hAnsi="Times New Roman"/>
          <w:b/>
          <w:bCs w:val="0"/>
          <w:szCs w:val="32"/>
          <w:lang w:val="vi-VN" w:eastAsia="en-US"/>
        </w:rPr>
        <w:fldChar w:fldCharType="end"/>
      </w:r>
    </w:p>
    <w:p w14:paraId="2344092A">
      <w:pPr>
        <w:pStyle w:val="15"/>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_Toc28536 </w:instrText>
      </w:r>
      <w:r>
        <w:rPr>
          <w:rFonts w:ascii="Times New Roman" w:hAnsi="Times New Roman"/>
          <w:bCs/>
          <w:szCs w:val="32"/>
          <w:lang w:val="vi-VN" w:eastAsia="en-US"/>
        </w:rPr>
        <w:fldChar w:fldCharType="separate"/>
      </w:r>
      <w:r>
        <w:rPr>
          <w:rFonts w:hint="default" w:ascii="Times New Roman" w:hAnsi="Times New Roman" w:cs="Times New Roman"/>
          <w:bCs/>
          <w:szCs w:val="26"/>
          <w:rtl w:val="0"/>
          <w:lang w:val="en-US"/>
        </w:rPr>
        <w:t xml:space="preserve">1. </w:t>
      </w:r>
      <w:r>
        <w:rPr>
          <w:rFonts w:hint="default" w:cs="Times New Roman"/>
          <w:bCs/>
          <w:szCs w:val="26"/>
          <w:rtl w:val="0"/>
          <w:lang w:val="en-US"/>
        </w:rPr>
        <w:t>Kiến trúc tổng thể của dự án:</w:t>
      </w:r>
      <w:r>
        <w:tab/>
      </w:r>
      <w:r>
        <w:fldChar w:fldCharType="begin"/>
      </w:r>
      <w:r>
        <w:instrText xml:space="preserve"> PAGEREF _Toc28536 \h </w:instrText>
      </w:r>
      <w:r>
        <w:fldChar w:fldCharType="separate"/>
      </w:r>
      <w:r>
        <w:t>8</w:t>
      </w:r>
      <w:r>
        <w:fldChar w:fldCharType="end"/>
      </w:r>
      <w:r>
        <w:rPr>
          <w:rFonts w:ascii="Times New Roman" w:hAnsi="Times New Roman"/>
          <w:bCs/>
          <w:szCs w:val="32"/>
          <w:lang w:val="vi-VN" w:eastAsia="en-US"/>
        </w:rPr>
        <w:fldChar w:fldCharType="end"/>
      </w:r>
    </w:p>
    <w:p w14:paraId="4BCC809E">
      <w:pPr>
        <w:pStyle w:val="16"/>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_Toc29122 </w:instrText>
      </w:r>
      <w:r>
        <w:rPr>
          <w:rFonts w:ascii="Times New Roman" w:hAnsi="Times New Roman"/>
          <w:bCs/>
          <w:szCs w:val="32"/>
          <w:lang w:val="vi-VN" w:eastAsia="en-US"/>
        </w:rPr>
        <w:fldChar w:fldCharType="separate"/>
      </w:r>
      <w:r>
        <w:rPr>
          <w:rFonts w:hint="default" w:ascii="Times New Roman" w:hAnsi="Times New Roman" w:cs="Times New Roman"/>
          <w:bCs/>
          <w:szCs w:val="26"/>
          <w:rtl w:val="0"/>
          <w:lang w:val="en-US"/>
        </w:rPr>
        <w:t xml:space="preserve">a. </w:t>
      </w:r>
      <w:r>
        <w:rPr>
          <w:rFonts w:hint="default" w:cs="Times New Roman"/>
          <w:bCs/>
          <w:szCs w:val="26"/>
          <w:rtl w:val="0"/>
          <w:lang w:val="en-US"/>
        </w:rPr>
        <w:t>Component diagram:</w:t>
      </w:r>
      <w:r>
        <w:tab/>
      </w:r>
      <w:r>
        <w:fldChar w:fldCharType="begin"/>
      </w:r>
      <w:r>
        <w:instrText xml:space="preserve"> PAGEREF _Toc29122 \h </w:instrText>
      </w:r>
      <w:r>
        <w:fldChar w:fldCharType="separate"/>
      </w:r>
      <w:r>
        <w:t>8</w:t>
      </w:r>
      <w:r>
        <w:fldChar w:fldCharType="end"/>
      </w:r>
      <w:r>
        <w:rPr>
          <w:rFonts w:ascii="Times New Roman" w:hAnsi="Times New Roman"/>
          <w:bCs/>
          <w:szCs w:val="32"/>
          <w:lang w:val="vi-VN" w:eastAsia="en-US"/>
        </w:rPr>
        <w:fldChar w:fldCharType="end"/>
      </w:r>
    </w:p>
    <w:p w14:paraId="0644B046">
      <w:pPr>
        <w:pStyle w:val="16"/>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_Toc17846 </w:instrText>
      </w:r>
      <w:r>
        <w:rPr>
          <w:rFonts w:ascii="Times New Roman" w:hAnsi="Times New Roman"/>
          <w:bCs/>
          <w:szCs w:val="32"/>
          <w:lang w:val="vi-VN" w:eastAsia="en-US"/>
        </w:rPr>
        <w:fldChar w:fldCharType="separate"/>
      </w:r>
      <w:r>
        <w:rPr>
          <w:rFonts w:hint="default" w:ascii="Times New Roman" w:hAnsi="Times New Roman" w:cs="Times New Roman"/>
          <w:bCs/>
          <w:szCs w:val="26"/>
          <w:rtl w:val="0"/>
          <w:lang w:val="en-US"/>
        </w:rPr>
        <w:t xml:space="preserve">b. </w:t>
      </w:r>
      <w:r>
        <w:rPr>
          <w:rFonts w:hint="default" w:cs="Times New Roman"/>
          <w:bCs/>
          <w:szCs w:val="26"/>
          <w:rtl w:val="0"/>
          <w:lang w:val="en-US"/>
        </w:rPr>
        <w:t>Deployment diagram:</w:t>
      </w:r>
      <w:r>
        <w:tab/>
      </w:r>
      <w:r>
        <w:fldChar w:fldCharType="begin"/>
      </w:r>
      <w:r>
        <w:instrText xml:space="preserve"> PAGEREF _Toc17846 \h </w:instrText>
      </w:r>
      <w:r>
        <w:fldChar w:fldCharType="separate"/>
      </w:r>
      <w:r>
        <w:t>9</w:t>
      </w:r>
      <w:r>
        <w:fldChar w:fldCharType="end"/>
      </w:r>
      <w:r>
        <w:rPr>
          <w:rFonts w:ascii="Times New Roman" w:hAnsi="Times New Roman"/>
          <w:bCs/>
          <w:szCs w:val="32"/>
          <w:lang w:val="vi-VN" w:eastAsia="en-US"/>
        </w:rPr>
        <w:fldChar w:fldCharType="end"/>
      </w:r>
    </w:p>
    <w:p w14:paraId="45A6FA56">
      <w:pPr>
        <w:pStyle w:val="16"/>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_Toc29136 </w:instrText>
      </w:r>
      <w:r>
        <w:rPr>
          <w:rFonts w:ascii="Times New Roman" w:hAnsi="Times New Roman"/>
          <w:bCs/>
          <w:szCs w:val="32"/>
          <w:lang w:val="vi-VN" w:eastAsia="en-US"/>
        </w:rPr>
        <w:fldChar w:fldCharType="separate"/>
      </w:r>
      <w:r>
        <w:rPr>
          <w:rFonts w:hint="default" w:ascii="Times New Roman" w:hAnsi="Times New Roman" w:cs="Times New Roman"/>
          <w:bCs/>
          <w:szCs w:val="26"/>
          <w:rtl w:val="0"/>
          <w:lang w:val="en-US"/>
        </w:rPr>
        <w:t xml:space="preserve">c. </w:t>
      </w:r>
      <w:r>
        <w:rPr>
          <w:rFonts w:hint="default" w:cs="Times New Roman"/>
          <w:bCs/>
          <w:szCs w:val="26"/>
          <w:rtl w:val="0"/>
          <w:lang w:val="en-US"/>
        </w:rPr>
        <w:t>Class diagram:</w:t>
      </w:r>
      <w:r>
        <w:tab/>
      </w:r>
      <w:r>
        <w:fldChar w:fldCharType="begin"/>
      </w:r>
      <w:r>
        <w:instrText xml:space="preserve"> PAGEREF _Toc29136 \h </w:instrText>
      </w:r>
      <w:r>
        <w:fldChar w:fldCharType="separate"/>
      </w:r>
      <w:r>
        <w:t>9</w:t>
      </w:r>
      <w:r>
        <w:fldChar w:fldCharType="end"/>
      </w:r>
      <w:r>
        <w:rPr>
          <w:rFonts w:ascii="Times New Roman" w:hAnsi="Times New Roman"/>
          <w:bCs/>
          <w:szCs w:val="32"/>
          <w:lang w:val="vi-VN" w:eastAsia="en-US"/>
        </w:rPr>
        <w:fldChar w:fldCharType="end"/>
      </w:r>
    </w:p>
    <w:p w14:paraId="7387964A">
      <w:pPr>
        <w:pStyle w:val="15"/>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_Toc3151 </w:instrText>
      </w:r>
      <w:r>
        <w:rPr>
          <w:rFonts w:ascii="Times New Roman" w:hAnsi="Times New Roman"/>
          <w:bCs/>
          <w:szCs w:val="32"/>
          <w:lang w:val="vi-VN" w:eastAsia="en-US"/>
        </w:rPr>
        <w:fldChar w:fldCharType="separate"/>
      </w:r>
      <w:r>
        <w:rPr>
          <w:rFonts w:hint="default" w:cs="Times New Roman"/>
          <w:bCs/>
          <w:szCs w:val="26"/>
          <w:rtl w:val="0"/>
          <w:lang w:val="en-US"/>
        </w:rPr>
        <w:t>2. Chi tiết các thành phần:</w:t>
      </w:r>
      <w:r>
        <w:tab/>
      </w:r>
      <w:r>
        <w:fldChar w:fldCharType="begin"/>
      </w:r>
      <w:r>
        <w:instrText xml:space="preserve"> PAGEREF _Toc3151 \h </w:instrText>
      </w:r>
      <w:r>
        <w:fldChar w:fldCharType="separate"/>
      </w:r>
      <w:r>
        <w:t>9</w:t>
      </w:r>
      <w:r>
        <w:fldChar w:fldCharType="end"/>
      </w:r>
      <w:r>
        <w:rPr>
          <w:rFonts w:ascii="Times New Roman" w:hAnsi="Times New Roman"/>
          <w:bCs/>
          <w:szCs w:val="32"/>
          <w:lang w:val="vi-VN" w:eastAsia="en-US"/>
        </w:rPr>
        <w:fldChar w:fldCharType="end"/>
      </w:r>
    </w:p>
    <w:p w14:paraId="4C4F0AE1">
      <w:pPr>
        <w:pStyle w:val="16"/>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_Toc23640 </w:instrText>
      </w:r>
      <w:r>
        <w:rPr>
          <w:rFonts w:ascii="Times New Roman" w:hAnsi="Times New Roman"/>
          <w:bCs/>
          <w:szCs w:val="32"/>
          <w:lang w:val="vi-VN" w:eastAsia="en-US"/>
        </w:rPr>
        <w:fldChar w:fldCharType="separate"/>
      </w:r>
      <w:r>
        <w:rPr>
          <w:rFonts w:hint="default" w:cs="Times New Roman"/>
          <w:bCs/>
          <w:szCs w:val="26"/>
          <w:rtl w:val="0"/>
          <w:lang w:val="en-US"/>
        </w:rPr>
        <w:t>a. Front End:</w:t>
      </w:r>
      <w:r>
        <w:tab/>
      </w:r>
      <w:r>
        <w:fldChar w:fldCharType="begin"/>
      </w:r>
      <w:r>
        <w:instrText xml:space="preserve"> PAGEREF _Toc23640 \h </w:instrText>
      </w:r>
      <w:r>
        <w:fldChar w:fldCharType="separate"/>
      </w:r>
      <w:r>
        <w:t>10</w:t>
      </w:r>
      <w:r>
        <w:fldChar w:fldCharType="end"/>
      </w:r>
      <w:r>
        <w:rPr>
          <w:rFonts w:ascii="Times New Roman" w:hAnsi="Times New Roman"/>
          <w:bCs/>
          <w:szCs w:val="32"/>
          <w:lang w:val="vi-VN" w:eastAsia="en-US"/>
        </w:rPr>
        <w:fldChar w:fldCharType="end"/>
      </w:r>
    </w:p>
    <w:p w14:paraId="4B34FC7B">
      <w:pPr>
        <w:pStyle w:val="16"/>
        <w:tabs>
          <w:tab w:val="right" w:leader="dot" w:pos="9907"/>
        </w:tabs>
      </w:pPr>
      <w:r>
        <w:rPr>
          <w:rFonts w:ascii="Times New Roman" w:hAnsi="Times New Roman"/>
          <w:bCs/>
          <w:szCs w:val="32"/>
          <w:lang w:val="vi-VN" w:eastAsia="en-US"/>
        </w:rPr>
        <w:fldChar w:fldCharType="begin"/>
      </w:r>
      <w:r>
        <w:rPr>
          <w:rFonts w:ascii="Times New Roman" w:hAnsi="Times New Roman"/>
          <w:bCs/>
          <w:szCs w:val="32"/>
          <w:lang w:val="vi-VN" w:eastAsia="en-US"/>
        </w:rPr>
        <w:instrText xml:space="preserve"> HYPERLINK \l _Toc23005 </w:instrText>
      </w:r>
      <w:r>
        <w:rPr>
          <w:rFonts w:ascii="Times New Roman" w:hAnsi="Times New Roman"/>
          <w:bCs/>
          <w:szCs w:val="32"/>
          <w:lang w:val="vi-VN" w:eastAsia="en-US"/>
        </w:rPr>
        <w:fldChar w:fldCharType="separate"/>
      </w:r>
      <w:r>
        <w:rPr>
          <w:rFonts w:hint="default" w:cs="Times New Roman"/>
          <w:bCs/>
          <w:szCs w:val="26"/>
          <w:rtl w:val="0"/>
          <w:lang w:val="en-US"/>
        </w:rPr>
        <w:t>b. Back End:</w:t>
      </w:r>
      <w:r>
        <w:tab/>
      </w:r>
      <w:r>
        <w:fldChar w:fldCharType="begin"/>
      </w:r>
      <w:r>
        <w:instrText xml:space="preserve"> PAGEREF _Toc23005 \h </w:instrText>
      </w:r>
      <w:r>
        <w:fldChar w:fldCharType="separate"/>
      </w:r>
      <w:r>
        <w:t>12</w:t>
      </w:r>
      <w:r>
        <w:fldChar w:fldCharType="end"/>
      </w:r>
      <w:r>
        <w:rPr>
          <w:rFonts w:ascii="Times New Roman" w:hAnsi="Times New Roman"/>
          <w:bCs/>
          <w:szCs w:val="32"/>
          <w:lang w:val="vi-VN" w:eastAsia="en-US"/>
        </w:rPr>
        <w:fldChar w:fldCharType="end"/>
      </w:r>
    </w:p>
    <w:p w14:paraId="4F3C4EAE">
      <w:pPr>
        <w:pStyle w:val="14"/>
        <w:tabs>
          <w:tab w:val="right" w:leader="dot" w:pos="9907"/>
        </w:tabs>
        <w:rPr>
          <w:b/>
          <w:bCs w:val="0"/>
        </w:rPr>
      </w:pPr>
      <w:r>
        <w:rPr>
          <w:rFonts w:ascii="Times New Roman" w:hAnsi="Times New Roman"/>
          <w:b/>
          <w:bCs w:val="0"/>
          <w:szCs w:val="32"/>
          <w:lang w:val="vi-VN" w:eastAsia="en-US"/>
        </w:rPr>
        <w:fldChar w:fldCharType="begin"/>
      </w:r>
      <w:r>
        <w:rPr>
          <w:rFonts w:ascii="Times New Roman" w:hAnsi="Times New Roman"/>
          <w:b/>
          <w:bCs w:val="0"/>
          <w:szCs w:val="32"/>
          <w:lang w:val="vi-VN" w:eastAsia="en-US"/>
        </w:rPr>
        <w:instrText xml:space="preserve"> HYPERLINK \l _Toc29664 </w:instrText>
      </w:r>
      <w:r>
        <w:rPr>
          <w:rFonts w:ascii="Times New Roman" w:hAnsi="Times New Roman"/>
          <w:b/>
          <w:bCs w:val="0"/>
          <w:szCs w:val="32"/>
          <w:lang w:val="vi-VN" w:eastAsia="en-US"/>
        </w:rPr>
        <w:fldChar w:fldCharType="separate"/>
      </w:r>
      <w:r>
        <w:rPr>
          <w:rFonts w:hint="default" w:ascii="Times New Roman" w:hAnsi="Times New Roman" w:cs="Times New Roman"/>
          <w:b/>
          <w:bCs w:val="0"/>
          <w:szCs w:val="32"/>
          <w:rtl w:val="0"/>
          <w:lang w:val="en-US"/>
        </w:rPr>
        <w:t xml:space="preserve">V. </w:t>
      </w:r>
      <w:r>
        <w:rPr>
          <w:rFonts w:hint="default" w:cs="Times New Roman"/>
          <w:b/>
          <w:bCs w:val="0"/>
          <w:szCs w:val="32"/>
          <w:rtl w:val="0"/>
          <w:lang w:val="en-US"/>
        </w:rPr>
        <w:t>Yêu cầu phi chức năng:</w:t>
      </w:r>
      <w:r>
        <w:rPr>
          <w:b/>
          <w:bCs w:val="0"/>
        </w:rPr>
        <w:tab/>
      </w:r>
      <w:r>
        <w:rPr>
          <w:b/>
          <w:bCs w:val="0"/>
        </w:rPr>
        <w:fldChar w:fldCharType="begin"/>
      </w:r>
      <w:r>
        <w:rPr>
          <w:b/>
          <w:bCs w:val="0"/>
        </w:rPr>
        <w:instrText xml:space="preserve"> PAGEREF _Toc29664 \h </w:instrText>
      </w:r>
      <w:r>
        <w:rPr>
          <w:b/>
          <w:bCs w:val="0"/>
        </w:rPr>
        <w:fldChar w:fldCharType="separate"/>
      </w:r>
      <w:r>
        <w:rPr>
          <w:b/>
          <w:bCs w:val="0"/>
        </w:rPr>
        <w:t>19</w:t>
      </w:r>
      <w:r>
        <w:rPr>
          <w:b/>
          <w:bCs w:val="0"/>
        </w:rPr>
        <w:fldChar w:fldCharType="end"/>
      </w:r>
      <w:r>
        <w:rPr>
          <w:rFonts w:ascii="Times New Roman" w:hAnsi="Times New Roman"/>
          <w:b/>
          <w:bCs w:val="0"/>
          <w:szCs w:val="32"/>
          <w:lang w:val="vi-VN" w:eastAsia="en-US"/>
        </w:rPr>
        <w:fldChar w:fldCharType="end"/>
      </w:r>
    </w:p>
    <w:p w14:paraId="596E07D9">
      <w:pPr>
        <w:pStyle w:val="14"/>
        <w:tabs>
          <w:tab w:val="right" w:leader="dot" w:pos="9907"/>
        </w:tabs>
      </w:pPr>
      <w:r>
        <w:rPr>
          <w:rFonts w:ascii="Times New Roman" w:hAnsi="Times New Roman"/>
          <w:b/>
          <w:bCs w:val="0"/>
          <w:szCs w:val="32"/>
          <w:lang w:val="vi-VN" w:eastAsia="en-US"/>
        </w:rPr>
        <w:fldChar w:fldCharType="begin"/>
      </w:r>
      <w:r>
        <w:rPr>
          <w:rFonts w:ascii="Times New Roman" w:hAnsi="Times New Roman"/>
          <w:b/>
          <w:bCs w:val="0"/>
          <w:szCs w:val="32"/>
          <w:lang w:val="vi-VN" w:eastAsia="en-US"/>
        </w:rPr>
        <w:instrText xml:space="preserve"> HYPERLINK \l _Toc7127 </w:instrText>
      </w:r>
      <w:r>
        <w:rPr>
          <w:rFonts w:ascii="Times New Roman" w:hAnsi="Times New Roman"/>
          <w:b/>
          <w:bCs w:val="0"/>
          <w:szCs w:val="32"/>
          <w:lang w:val="vi-VN" w:eastAsia="en-US"/>
        </w:rPr>
        <w:fldChar w:fldCharType="separate"/>
      </w:r>
      <w:r>
        <w:rPr>
          <w:rFonts w:hint="default" w:ascii="Times New Roman" w:hAnsi="Times New Roman" w:cs="Times New Roman"/>
          <w:b/>
          <w:bCs w:val="0"/>
          <w:szCs w:val="32"/>
          <w:rtl w:val="0"/>
          <w:lang w:val="en-US"/>
        </w:rPr>
        <w:t xml:space="preserve">VI. </w:t>
      </w:r>
      <w:r>
        <w:rPr>
          <w:rFonts w:hint="default" w:cs="Times New Roman"/>
          <w:b/>
          <w:bCs w:val="0"/>
          <w:szCs w:val="32"/>
          <w:rtl w:val="0"/>
          <w:lang w:val="en-US"/>
        </w:rPr>
        <w:t>Phụ Lục:</w:t>
      </w:r>
      <w:r>
        <w:rPr>
          <w:b/>
          <w:bCs w:val="0"/>
        </w:rPr>
        <w:tab/>
      </w:r>
      <w:r>
        <w:rPr>
          <w:b/>
          <w:bCs w:val="0"/>
        </w:rPr>
        <w:fldChar w:fldCharType="begin"/>
      </w:r>
      <w:r>
        <w:rPr>
          <w:b/>
          <w:bCs w:val="0"/>
        </w:rPr>
        <w:instrText xml:space="preserve"> PAGEREF _Toc7127 \h </w:instrText>
      </w:r>
      <w:r>
        <w:rPr>
          <w:b/>
          <w:bCs w:val="0"/>
        </w:rPr>
        <w:fldChar w:fldCharType="separate"/>
      </w:r>
      <w:r>
        <w:rPr>
          <w:b/>
          <w:bCs w:val="0"/>
        </w:rPr>
        <w:t>19</w:t>
      </w:r>
      <w:r>
        <w:rPr>
          <w:b/>
          <w:bCs w:val="0"/>
        </w:rPr>
        <w:fldChar w:fldCharType="end"/>
      </w:r>
      <w:r>
        <w:rPr>
          <w:rFonts w:ascii="Times New Roman" w:hAnsi="Times New Roman"/>
          <w:b/>
          <w:bCs w:val="0"/>
          <w:szCs w:val="32"/>
          <w:lang w:val="vi-VN" w:eastAsia="en-US"/>
        </w:rPr>
        <w:fldChar w:fldCharType="end"/>
      </w:r>
    </w:p>
    <w:p w14:paraId="098DF55B">
      <w:pPr>
        <w:spacing w:line="360" w:lineRule="auto"/>
        <w:jc w:val="center"/>
        <w:rPr>
          <w:ins w:id="0" w:author="Lê Hậu Thị Mỹ" w:date="2025-02-08T12:54:29Z"/>
          <w:rFonts w:ascii="Times New Roman" w:hAnsi="Times New Roman"/>
          <w:b/>
          <w:bCs/>
          <w:sz w:val="32"/>
          <w:szCs w:val="32"/>
          <w:lang w:val="vi-VN" w:eastAsia="en-US"/>
        </w:rPr>
      </w:pPr>
      <w:r>
        <w:rPr>
          <w:rFonts w:ascii="Times New Roman" w:hAnsi="Times New Roman"/>
          <w:bCs/>
          <w:szCs w:val="32"/>
          <w:lang w:val="vi-VN" w:eastAsia="en-US"/>
        </w:rPr>
        <w:fldChar w:fldCharType="end"/>
      </w:r>
    </w:p>
    <w:p w14:paraId="00A2DF3E">
      <w:pPr>
        <w:spacing w:line="360" w:lineRule="auto"/>
        <w:ind w:firstLine="720"/>
        <w:jc w:val="both"/>
        <w:rPr>
          <w:rFonts w:ascii="Times New Roman" w:hAnsi="Times New Roman" w:cs="Times New Roman" w:eastAsiaTheme="minorHAnsi"/>
          <w:bCs/>
          <w:color w:val="333333"/>
          <w:kern w:val="2"/>
          <w:sz w:val="28"/>
          <w:szCs w:val="32"/>
          <w:lang w:val="vi-VN" w:eastAsia="en-US" w:bidi="ar-SA"/>
          <w14:ligatures w14:val="standardContextual"/>
        </w:rPr>
      </w:pPr>
    </w:p>
    <w:p w14:paraId="01AFBBD1">
      <w:pPr>
        <w:spacing w:line="360" w:lineRule="auto"/>
        <w:ind w:firstLine="720"/>
        <w:jc w:val="both"/>
        <w:rPr>
          <w:rFonts w:ascii="Times New Roman" w:hAnsi="Times New Roman"/>
          <w:sz w:val="26"/>
          <w:szCs w:val="26"/>
          <w:lang w:val="vi-VN"/>
        </w:rPr>
      </w:pPr>
      <w:r>
        <w:rPr>
          <w:rFonts w:ascii="Times New Roman" w:hAnsi="Times New Roman"/>
          <w:sz w:val="26"/>
          <w:szCs w:val="26"/>
          <w:lang w:val="vi-VN"/>
        </w:rPr>
        <w:br w:type="page"/>
      </w:r>
      <w:bookmarkStart w:id="142" w:name="_GoBack"/>
      <w:bookmarkEnd w:id="142"/>
    </w:p>
    <w:p w14:paraId="00000020">
      <w:pPr>
        <w:spacing w:line="360" w:lineRule="auto"/>
        <w:ind w:firstLine="720"/>
        <w:jc w:val="left"/>
        <w:outlineLvl w:val="0"/>
        <w:rPr>
          <w:rFonts w:hint="default" w:ascii="Times New Roman" w:hAnsi="Times New Roman"/>
          <w:b/>
          <w:bCs/>
          <w:sz w:val="32"/>
          <w:szCs w:val="32"/>
          <w:lang w:val="en-US"/>
        </w:rPr>
      </w:pPr>
      <w:bookmarkStart w:id="0" w:name="_Toc7846"/>
      <w:bookmarkStart w:id="1" w:name="_Toc13438"/>
      <w:bookmarkStart w:id="2" w:name="_Toc12562"/>
      <w:bookmarkStart w:id="3" w:name="_Toc20081"/>
      <w:bookmarkStart w:id="4" w:name="_Toc1939"/>
      <w:bookmarkStart w:id="5" w:name="_Toc10391"/>
      <w:bookmarkStart w:id="6" w:name="_Toc17541"/>
      <w:bookmarkStart w:id="7" w:name="_Toc29804"/>
      <w:bookmarkStart w:id="8" w:name="_Toc22375"/>
      <w:bookmarkStart w:id="9" w:name="_Toc4825"/>
      <w:bookmarkStart w:id="10" w:name="_Toc14819"/>
      <w:bookmarkStart w:id="11" w:name="_Toc5930"/>
      <w:bookmarkStart w:id="12" w:name="_Toc3406"/>
      <w:bookmarkStart w:id="13" w:name="_Toc192"/>
      <w:bookmarkStart w:id="14" w:name="_Toc22567"/>
      <w:bookmarkStart w:id="15" w:name="_Toc14699"/>
      <w:bookmarkStart w:id="16" w:name="_Toc32557"/>
      <w:bookmarkStart w:id="17" w:name="_Toc1717"/>
      <w:bookmarkStart w:id="18" w:name="_Toc8574"/>
      <w:bookmarkStart w:id="19" w:name="_Toc25555"/>
      <w:bookmarkStart w:id="20" w:name="_Toc29904"/>
      <w:bookmarkStart w:id="21" w:name="_Toc17321"/>
      <w:bookmarkStart w:id="22" w:name="_Toc24097"/>
      <w:bookmarkStart w:id="23" w:name="_Toc10854"/>
      <w:bookmarkStart w:id="24" w:name="_Toc7206"/>
      <w:bookmarkStart w:id="25" w:name="_Toc10434"/>
      <w:bookmarkStart w:id="26" w:name="_Toc5269"/>
      <w:bookmarkStart w:id="27" w:name="_Toc13387"/>
      <w:r>
        <w:rPr>
          <w:rFonts w:ascii="Times New Roman" w:hAnsi="Times New Roman"/>
          <w:b/>
          <w:bCs/>
          <w:sz w:val="32"/>
          <w:szCs w:val="32"/>
          <w:rtl w:val="0"/>
          <w:lang w:val="vi-VN"/>
        </w:rPr>
        <w:t>L</w:t>
      </w:r>
      <w:r>
        <w:rPr>
          <w:rFonts w:ascii="Times New Roman" w:hAnsi="Times New Roman"/>
          <w:b/>
          <w:bCs/>
          <w:sz w:val="32"/>
          <w:szCs w:val="32"/>
          <w:rtl w:val="0"/>
          <w:lang w:val="en-US"/>
        </w:rPr>
        <w:t>Ị</w:t>
      </w:r>
      <w:r>
        <w:rPr>
          <w:rFonts w:hint="default" w:ascii="Times New Roman" w:hAnsi="Times New Roman"/>
          <w:b/>
          <w:bCs/>
          <w:sz w:val="32"/>
          <w:szCs w:val="32"/>
          <w:rtl w:val="0"/>
          <w:lang w:val="en-US"/>
        </w:rPr>
        <w:t>CH SỬ TÀI LIỆU</w:t>
      </w:r>
      <w:bookmarkEnd w:id="0"/>
      <w:bookmarkEnd w:id="1"/>
    </w:p>
    <w:tbl>
      <w:tblPr>
        <w:tblStyle w:val="25"/>
        <w:tblW w:w="10351" w:type="dxa"/>
        <w:tblInd w:w="-1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2559"/>
        <w:gridCol w:w="1610"/>
        <w:gridCol w:w="2390"/>
        <w:gridCol w:w="1961"/>
        <w:gridCol w:w="1831"/>
      </w:tblGrid>
      <w:tr w14:paraId="173969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90" w:hRule="atLeast"/>
        </w:trPr>
        <w:tc>
          <w:tcPr>
            <w:tcW w:w="255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1">
            <w:pPr>
              <w:spacing w:after="0" w:line="360" w:lineRule="auto"/>
              <w:ind w:left="280" w:leftChars="100" w:firstLine="0" w:firstLineChars="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mục thay đổi</w:t>
            </w:r>
          </w:p>
        </w:tc>
        <w:tc>
          <w:tcPr>
            <w:tcW w:w="16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2">
            <w:pPr>
              <w:spacing w:after="0" w:line="360" w:lineRule="auto"/>
              <w:ind w:left="280" w:leftChars="100" w:firstLine="0" w:firstLineChars="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Ngày</w:t>
            </w:r>
          </w:p>
        </w:tc>
        <w:tc>
          <w:tcPr>
            <w:tcW w:w="2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3">
            <w:pPr>
              <w:spacing w:after="0" w:line="360" w:lineRule="auto"/>
              <w:ind w:left="280" w:leftChars="100" w:firstLine="0" w:firstLineChars="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Lý do thay đổi</w:t>
            </w:r>
          </w:p>
        </w:tc>
        <w:tc>
          <w:tcPr>
            <w:tcW w:w="1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4">
            <w:pPr>
              <w:spacing w:after="0" w:line="360" w:lineRule="auto"/>
              <w:ind w:left="280" w:leftChars="100" w:firstLine="0" w:firstLineChars="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Hành động</w:t>
            </w:r>
          </w:p>
        </w:tc>
        <w:tc>
          <w:tcPr>
            <w:tcW w:w="183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5">
            <w:pPr>
              <w:spacing w:after="0" w:line="360" w:lineRule="auto"/>
              <w:ind w:left="280" w:leftChars="100" w:firstLine="0" w:firstLineChars="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Phiên bản</w:t>
            </w:r>
          </w:p>
        </w:tc>
      </w:tr>
      <w:tr w14:paraId="736AE3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38" w:hRule="atLeast"/>
        </w:trPr>
        <w:tc>
          <w:tcPr>
            <w:tcW w:w="255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6">
            <w:pPr>
              <w:spacing w:after="0" w:line="360" w:lineRule="auto"/>
              <w:ind w:left="280" w:leftChars="100" w:firstLine="0" w:firstLineChars="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Tài liệu đặc tả</w:t>
            </w:r>
          </w:p>
        </w:tc>
        <w:tc>
          <w:tcPr>
            <w:tcW w:w="16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7">
            <w:pPr>
              <w:keepNext w:val="0"/>
              <w:keepLines w:val="0"/>
              <w:widowControl/>
              <w:suppressLineNumbers w:val="0"/>
              <w:spacing w:after="0" w:line="240" w:lineRule="auto"/>
              <w:jc w:val="center"/>
              <w:rPr>
                <w:rFonts w:hint="default" w:ascii="Times New Roman" w:hAnsi="Times New Roman" w:eastAsia="SimSun" w:cs="Times New Roman"/>
                <w:color w:val="333333"/>
                <w:kern w:val="0"/>
                <w:sz w:val="25"/>
                <w:szCs w:val="25"/>
                <w:lang w:val="en-US" w:eastAsia="zh-CN" w:bidi="ar"/>
                <w14:ligatures w14:val="standardContextual"/>
              </w:rPr>
            </w:pPr>
            <w:r>
              <w:rPr>
                <w:rFonts w:hint="default" w:ascii="Times New Roman" w:hAnsi="Times New Roman" w:eastAsia="SimSun" w:cs="Times New Roman"/>
                <w:color w:val="333333"/>
                <w:kern w:val="0"/>
                <w:sz w:val="25"/>
                <w:szCs w:val="25"/>
                <w:rtl w:val="0"/>
                <w:lang w:val="en-US" w:eastAsia="zh-CN" w:bidi="ar"/>
                <w14:ligatures w14:val="standardContextual"/>
              </w:rPr>
              <w:t>5/12/2024</w:t>
            </w:r>
          </w:p>
        </w:tc>
        <w:tc>
          <w:tcPr>
            <w:tcW w:w="2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8">
            <w:pPr>
              <w:spacing w:after="0" w:line="360" w:lineRule="auto"/>
              <w:ind w:left="280" w:leftChars="100" w:firstLine="0" w:firstLineChars="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Tạo tài liệu</w:t>
            </w:r>
          </w:p>
        </w:tc>
        <w:tc>
          <w:tcPr>
            <w:tcW w:w="1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9">
            <w:pPr>
              <w:spacing w:after="0" w:line="360" w:lineRule="auto"/>
              <w:ind w:left="280" w:leftChars="100" w:firstLine="0" w:firstLineChars="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Tạo mới</w:t>
            </w:r>
          </w:p>
        </w:tc>
        <w:tc>
          <w:tcPr>
            <w:tcW w:w="183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A">
            <w:pPr>
              <w:spacing w:after="0" w:line="360" w:lineRule="auto"/>
              <w:ind w:left="280" w:leftChars="100" w:firstLine="0" w:firstLineChars="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1.0</w:t>
            </w:r>
          </w:p>
        </w:tc>
      </w:tr>
      <w:tr w14:paraId="4819AE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77" w:hRule="atLeast"/>
        </w:trPr>
        <w:tc>
          <w:tcPr>
            <w:tcW w:w="255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B">
            <w:pPr>
              <w:keepNext w:val="0"/>
              <w:keepLines w:val="0"/>
              <w:widowControl/>
              <w:suppressLineNumbers w:val="0"/>
              <w:spacing w:after="0" w:line="240" w:lineRule="auto"/>
              <w:jc w:val="center"/>
              <w:rPr>
                <w:rFonts w:ascii="Times New Roman" w:hAnsi="Times New Roman" w:eastAsia="Times New Roman" w:cs="Times New Roman"/>
                <w:sz w:val="26"/>
                <w:szCs w:val="26"/>
              </w:rPr>
            </w:pPr>
            <w:r>
              <w:rPr>
                <w:rFonts w:hint="default" w:ascii="Times New Roman" w:hAnsi="Times New Roman" w:eastAsia="Times New Roman" w:cs="Times New Roman"/>
                <w:color w:val="333333"/>
                <w:kern w:val="2"/>
                <w:sz w:val="26"/>
                <w:szCs w:val="26"/>
                <w:rtl w:val="0"/>
                <w:lang w:val="en-US" w:eastAsia="zh-CN" w:bidi="ar-SA"/>
                <w14:ligatures w14:val="standardContextual"/>
              </w:rPr>
              <w:t>Mục II.2, II.3</w:t>
            </w:r>
          </w:p>
        </w:tc>
        <w:tc>
          <w:tcPr>
            <w:tcW w:w="16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C">
            <w:pPr>
              <w:keepNext w:val="0"/>
              <w:keepLines w:val="0"/>
              <w:widowControl/>
              <w:suppressLineNumbers w:val="0"/>
              <w:spacing w:after="0" w:line="240" w:lineRule="auto"/>
              <w:jc w:val="center"/>
              <w:rPr>
                <w:rFonts w:hint="default" w:ascii="Times New Roman" w:hAnsi="Times New Roman" w:eastAsia="SimSun" w:cs="Times New Roman"/>
                <w:color w:val="333333"/>
                <w:kern w:val="0"/>
                <w:sz w:val="25"/>
                <w:szCs w:val="25"/>
                <w:lang w:val="en-US" w:eastAsia="zh-CN" w:bidi="ar"/>
                <w14:ligatures w14:val="standardContextual"/>
              </w:rPr>
            </w:pPr>
            <w:r>
              <w:rPr>
                <w:rFonts w:hint="default" w:ascii="Times New Roman" w:hAnsi="Times New Roman" w:eastAsia="SimSun" w:cs="Times New Roman"/>
                <w:color w:val="333333"/>
                <w:kern w:val="0"/>
                <w:sz w:val="25"/>
                <w:szCs w:val="25"/>
                <w:rtl w:val="0"/>
                <w:lang w:val="en-US" w:eastAsia="zh-CN" w:bidi="ar"/>
                <w14:ligatures w14:val="standardContextual"/>
              </w:rPr>
              <w:t>2/1/2025</w:t>
            </w:r>
          </w:p>
        </w:tc>
        <w:tc>
          <w:tcPr>
            <w:tcW w:w="2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D">
            <w:pPr>
              <w:keepNext w:val="0"/>
              <w:keepLines w:val="0"/>
              <w:widowControl/>
              <w:suppressLineNumbers w:val="0"/>
              <w:spacing w:after="0" w:line="240" w:lineRule="auto"/>
              <w:jc w:val="center"/>
              <w:rPr>
                <w:rFonts w:ascii="Times New Roman" w:hAnsi="Times New Roman" w:eastAsia="Times New Roman" w:cs="Times New Roman"/>
                <w:color w:val="333333"/>
                <w:kern w:val="2"/>
                <w:sz w:val="26"/>
                <w:szCs w:val="26"/>
                <w:rtl w:val="0"/>
                <w:lang w:val="en-US" w:eastAsia="en-US" w:bidi="ar-SA"/>
                <w14:ligatures w14:val="standardContextual"/>
              </w:rPr>
            </w:pPr>
            <w:r>
              <w:rPr>
                <w:rFonts w:hint="default" w:ascii="Times New Roman" w:hAnsi="Times New Roman" w:eastAsia="Times New Roman" w:cs="Times New Roman"/>
                <w:color w:val="333333"/>
                <w:kern w:val="2"/>
                <w:sz w:val="26"/>
                <w:szCs w:val="26"/>
                <w:rtl w:val="0"/>
                <w:lang w:val="en-US" w:eastAsia="zh-CN" w:bidi="ar-SA"/>
                <w14:ligatures w14:val="standardContextual"/>
              </w:rPr>
              <w:t>Cập nhật tài liệu</w:t>
            </w:r>
          </w:p>
        </w:tc>
        <w:tc>
          <w:tcPr>
            <w:tcW w:w="1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E">
            <w:pPr>
              <w:keepNext w:val="0"/>
              <w:keepLines w:val="0"/>
              <w:widowControl/>
              <w:suppressLineNumbers w:val="0"/>
              <w:spacing w:after="0" w:line="240" w:lineRule="auto"/>
              <w:jc w:val="center"/>
              <w:rPr>
                <w:rFonts w:hint="default" w:ascii="Times New Roman" w:hAnsi="Times New Roman" w:eastAsia="Times New Roman" w:cs="Times New Roman"/>
                <w:color w:val="333333"/>
                <w:kern w:val="2"/>
                <w:sz w:val="26"/>
                <w:szCs w:val="26"/>
                <w:rtl w:val="0"/>
                <w:lang w:val="en-US" w:eastAsia="en-US" w:bidi="ar-SA"/>
                <w14:ligatures w14:val="standardContextual"/>
              </w:rPr>
            </w:pPr>
            <w:r>
              <w:rPr>
                <w:rFonts w:hint="default" w:ascii="Times New Roman" w:hAnsi="Times New Roman" w:eastAsia="Times New Roman" w:cs="Times New Roman"/>
                <w:color w:val="333333"/>
                <w:kern w:val="2"/>
                <w:sz w:val="26"/>
                <w:szCs w:val="26"/>
                <w:rtl w:val="0"/>
                <w:lang w:val="en-US" w:eastAsia="zh-CN" w:bidi="ar-SA"/>
                <w14:ligatures w14:val="standardContextual"/>
              </w:rPr>
              <w:t>Bổ Sung</w:t>
            </w:r>
          </w:p>
        </w:tc>
        <w:tc>
          <w:tcPr>
            <w:tcW w:w="183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2F">
            <w:pPr>
              <w:keepNext w:val="0"/>
              <w:keepLines w:val="0"/>
              <w:widowControl/>
              <w:suppressLineNumbers w:val="0"/>
              <w:spacing w:after="0" w:line="240" w:lineRule="auto"/>
              <w:jc w:val="center"/>
              <w:rPr>
                <w:rFonts w:hint="default" w:ascii="Times New Roman" w:hAnsi="Times New Roman" w:eastAsia="Times New Roman" w:cs="Times New Roman"/>
                <w:color w:val="333333"/>
                <w:kern w:val="2"/>
                <w:sz w:val="26"/>
                <w:szCs w:val="26"/>
                <w:rtl w:val="0"/>
                <w:lang w:val="en-US" w:eastAsia="en-US" w:bidi="ar-SA"/>
                <w14:ligatures w14:val="standardContextual"/>
              </w:rPr>
            </w:pPr>
            <w:r>
              <w:rPr>
                <w:rFonts w:hint="default" w:ascii="Times New Roman" w:hAnsi="Times New Roman" w:eastAsia="Times New Roman" w:cs="Times New Roman"/>
                <w:color w:val="333333"/>
                <w:kern w:val="2"/>
                <w:sz w:val="26"/>
                <w:szCs w:val="26"/>
                <w:rtl w:val="0"/>
                <w:lang w:val="en-US" w:eastAsia="zh-CN" w:bidi="ar-SA"/>
                <w14:ligatures w14:val="standardContextual"/>
              </w:rPr>
              <w:t>1.1</w:t>
            </w:r>
          </w:p>
        </w:tc>
      </w:tr>
      <w:tr w14:paraId="556FC3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405" w:hRule="atLeast"/>
        </w:trPr>
        <w:tc>
          <w:tcPr>
            <w:tcW w:w="255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29193F7">
            <w:pPr>
              <w:keepNext w:val="0"/>
              <w:keepLines w:val="0"/>
              <w:widowControl/>
              <w:suppressLineNumbers w:val="0"/>
              <w:spacing w:after="0" w:line="240" w:lineRule="auto"/>
              <w:jc w:val="center"/>
              <w:rPr>
                <w:rFonts w:hint="default" w:ascii="Times New Roman" w:hAnsi="Times New Roman" w:eastAsia="Times New Roman" w:cs="Times New Roman"/>
                <w:color w:val="333333"/>
                <w:kern w:val="2"/>
                <w:sz w:val="26"/>
                <w:szCs w:val="26"/>
                <w:rtl w:val="0"/>
                <w:lang w:val="en-US" w:eastAsia="zh-CN" w:bidi="ar-SA"/>
                <w14:ligatures w14:val="standardContextual"/>
              </w:rPr>
            </w:pPr>
            <w:r>
              <w:rPr>
                <w:rFonts w:hint="default" w:ascii="Times New Roman" w:hAnsi="Times New Roman" w:eastAsia="Times New Roman" w:cs="Times New Roman"/>
                <w:color w:val="333333"/>
                <w:kern w:val="2"/>
                <w:sz w:val="26"/>
                <w:szCs w:val="26"/>
                <w:rtl w:val="0"/>
                <w:lang w:val="en-US" w:eastAsia="zh-CN" w:bidi="ar-SA"/>
                <w14:ligatures w14:val="standardContextual"/>
              </w:rPr>
              <w:t>Mục III</w:t>
            </w:r>
          </w:p>
        </w:tc>
        <w:tc>
          <w:tcPr>
            <w:tcW w:w="16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5E74174">
            <w:pPr>
              <w:keepNext w:val="0"/>
              <w:keepLines w:val="0"/>
              <w:widowControl/>
              <w:suppressLineNumbers w:val="0"/>
              <w:spacing w:after="0" w:line="240" w:lineRule="auto"/>
              <w:jc w:val="center"/>
              <w:rPr>
                <w:sz w:val="26"/>
                <w:szCs w:val="26"/>
                <w:rtl w:val="0"/>
              </w:rPr>
            </w:pPr>
            <w:r>
              <w:rPr>
                <w:rFonts w:hint="default" w:ascii="Times New Roman" w:hAnsi="Times New Roman" w:eastAsia="SimSun" w:cs="Times New Roman"/>
                <w:color w:val="333333"/>
                <w:kern w:val="0"/>
                <w:sz w:val="25"/>
                <w:szCs w:val="25"/>
                <w:lang w:val="en-US" w:eastAsia="zh-CN" w:bidi="ar"/>
                <w14:ligatures w14:val="standardContextual"/>
              </w:rPr>
              <w:t>10/2/2025</w:t>
            </w:r>
          </w:p>
        </w:tc>
        <w:tc>
          <w:tcPr>
            <w:tcW w:w="23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6B9A240">
            <w:pPr>
              <w:spacing w:after="0" w:line="360" w:lineRule="auto"/>
              <w:ind w:left="280" w:leftChars="100" w:firstLine="0" w:firstLineChars="0"/>
              <w:jc w:val="center"/>
              <w:rPr>
                <w:rFonts w:hint="default" w:ascii="Times New Roman" w:hAnsi="Times New Roman" w:eastAsia="Times New Roman" w:cs="Times New Roman"/>
                <w:color w:val="333333"/>
                <w:kern w:val="2"/>
                <w:sz w:val="26"/>
                <w:szCs w:val="26"/>
                <w:rtl w:val="0"/>
                <w:lang w:val="en-US" w:eastAsia="en-US" w:bidi="ar-SA"/>
                <w14:ligatures w14:val="standardContextual"/>
              </w:rPr>
            </w:pPr>
            <w:r>
              <w:rPr>
                <w:rFonts w:hint="default" w:ascii="Times New Roman" w:hAnsi="Times New Roman" w:eastAsia="Times New Roman" w:cs="Times New Roman"/>
                <w:color w:val="333333"/>
                <w:kern w:val="2"/>
                <w:sz w:val="26"/>
                <w:szCs w:val="26"/>
                <w:rtl w:val="0"/>
                <w:lang w:val="en-US" w:eastAsia="zh-CN" w:bidi="ar-SA"/>
                <w14:ligatures w14:val="standardContextual"/>
              </w:rPr>
              <w:t>Cập nhật tài liệu</w:t>
            </w:r>
          </w:p>
        </w:tc>
        <w:tc>
          <w:tcPr>
            <w:tcW w:w="196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8D9D079">
            <w:pPr>
              <w:spacing w:after="0" w:line="360" w:lineRule="auto"/>
              <w:ind w:left="280" w:leftChars="100" w:firstLine="0" w:firstLineChars="0"/>
              <w:jc w:val="center"/>
              <w:rPr>
                <w:rFonts w:ascii="Times New Roman" w:hAnsi="Times New Roman" w:eastAsia="Times New Roman" w:cs="Times New Roman"/>
                <w:sz w:val="26"/>
                <w:szCs w:val="26"/>
                <w:rtl w:val="0"/>
                <w:lang w:val="en-US" w:eastAsia="en-US"/>
              </w:rPr>
            </w:pPr>
            <w:r>
              <w:rPr>
                <w:rFonts w:hint="default" w:ascii="Times New Roman" w:hAnsi="Times New Roman" w:eastAsia="Times New Roman" w:cs="Times New Roman"/>
                <w:sz w:val="26"/>
                <w:szCs w:val="26"/>
                <w:rtl w:val="0"/>
                <w:lang w:val="en-US" w:eastAsia="zh-CN"/>
              </w:rPr>
              <w:t>Bổ Sung</w:t>
            </w:r>
          </w:p>
        </w:tc>
        <w:tc>
          <w:tcPr>
            <w:tcW w:w="183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C8AAFC2">
            <w:pPr>
              <w:spacing w:after="0" w:line="360" w:lineRule="auto"/>
              <w:ind w:left="280" w:leftChars="100" w:firstLine="0" w:firstLineChars="0"/>
              <w:jc w:val="center"/>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1.2</w:t>
            </w:r>
          </w:p>
        </w:tc>
      </w:tr>
      <w:tr w14:paraId="2B979B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255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5AB22F5">
            <w:pPr>
              <w:keepNext w:val="0"/>
              <w:keepLines w:val="0"/>
              <w:widowControl/>
              <w:suppressLineNumbers w:val="0"/>
              <w:spacing w:after="0" w:line="240" w:lineRule="auto"/>
              <w:jc w:val="center"/>
              <w:rPr>
                <w:rFonts w:hint="default" w:ascii="Times New Roman" w:hAnsi="Times New Roman" w:eastAsia="Times New Roman" w:cs="Times New Roman"/>
                <w:color w:val="333333"/>
                <w:kern w:val="2"/>
                <w:sz w:val="26"/>
                <w:szCs w:val="26"/>
                <w:rtl w:val="0"/>
                <w:lang w:val="en-US" w:eastAsia="zh-CN" w:bidi="ar-SA"/>
                <w14:ligatures w14:val="standardContextual"/>
              </w:rPr>
            </w:pPr>
            <w:r>
              <w:rPr>
                <w:rFonts w:hint="default" w:ascii="Times New Roman" w:hAnsi="Times New Roman" w:eastAsia="Times New Roman" w:cs="Times New Roman"/>
                <w:color w:val="333333"/>
                <w:kern w:val="2"/>
                <w:sz w:val="26"/>
                <w:szCs w:val="26"/>
                <w:rtl w:val="0"/>
                <w:lang w:val="en-US" w:eastAsia="zh-CN" w:bidi="ar-SA"/>
                <w14:ligatures w14:val="standardContextual"/>
              </w:rPr>
              <w:t>Mục IV,V</w:t>
            </w:r>
          </w:p>
        </w:tc>
        <w:tc>
          <w:tcPr>
            <w:tcW w:w="16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CF952A4">
            <w:pPr>
              <w:keepNext w:val="0"/>
              <w:keepLines w:val="0"/>
              <w:widowControl/>
              <w:suppressLineNumbers w:val="0"/>
              <w:spacing w:after="0" w:line="240" w:lineRule="auto"/>
              <w:jc w:val="center"/>
              <w:rPr>
                <w:sz w:val="26"/>
                <w:szCs w:val="26"/>
                <w:rtl w:val="0"/>
              </w:rPr>
            </w:pPr>
            <w:r>
              <w:rPr>
                <w:rFonts w:hint="default" w:ascii="Times New Roman" w:hAnsi="Times New Roman" w:eastAsia="SimSun" w:cs="Times New Roman"/>
                <w:color w:val="333333"/>
                <w:kern w:val="0"/>
                <w:sz w:val="25"/>
                <w:szCs w:val="25"/>
                <w:lang w:val="en-US" w:eastAsia="zh-CN" w:bidi="ar"/>
                <w14:ligatures w14:val="standardContextual"/>
              </w:rPr>
              <w:t>12/2/2025</w:t>
            </w:r>
          </w:p>
        </w:tc>
        <w:tc>
          <w:tcPr>
            <w:tcW w:w="23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09A299D">
            <w:pPr>
              <w:spacing w:after="0" w:line="360" w:lineRule="auto"/>
              <w:ind w:left="280" w:leftChars="100" w:firstLine="0" w:firstLineChars="0"/>
              <w:jc w:val="center"/>
              <w:rPr>
                <w:rFonts w:ascii="Times New Roman" w:hAnsi="Times New Roman" w:eastAsia="Times New Roman" w:cs="Times New Roman"/>
                <w:color w:val="333333"/>
                <w:kern w:val="2"/>
                <w:sz w:val="26"/>
                <w:szCs w:val="26"/>
                <w:rtl w:val="0"/>
                <w:lang w:val="en-US" w:eastAsia="en-US" w:bidi="ar-SA"/>
                <w14:ligatures w14:val="standardContextual"/>
              </w:rPr>
            </w:pPr>
            <w:r>
              <w:rPr>
                <w:rFonts w:hint="default" w:ascii="Times New Roman" w:hAnsi="Times New Roman" w:eastAsia="Times New Roman" w:cs="Times New Roman"/>
                <w:color w:val="333333"/>
                <w:kern w:val="2"/>
                <w:sz w:val="26"/>
                <w:szCs w:val="26"/>
                <w:rtl w:val="0"/>
                <w:lang w:val="en-US" w:eastAsia="zh-CN" w:bidi="ar-SA"/>
                <w14:ligatures w14:val="standardContextual"/>
              </w:rPr>
              <w:t>Cập nhật tài liệu</w:t>
            </w:r>
          </w:p>
        </w:tc>
        <w:tc>
          <w:tcPr>
            <w:tcW w:w="196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54A2C90">
            <w:pPr>
              <w:spacing w:after="0" w:line="360" w:lineRule="auto"/>
              <w:ind w:left="280" w:leftChars="100" w:firstLine="0" w:firstLineChars="0"/>
              <w:jc w:val="center"/>
              <w:rPr>
                <w:rFonts w:ascii="Times New Roman" w:hAnsi="Times New Roman" w:eastAsia="Times New Roman" w:cs="Times New Roman"/>
                <w:sz w:val="26"/>
                <w:szCs w:val="26"/>
                <w:rtl w:val="0"/>
                <w:lang w:val="en-US" w:eastAsia="en-US"/>
              </w:rPr>
            </w:pPr>
            <w:r>
              <w:rPr>
                <w:rFonts w:hint="default" w:ascii="Times New Roman" w:hAnsi="Times New Roman" w:eastAsia="Times New Roman" w:cs="Times New Roman"/>
                <w:sz w:val="26"/>
                <w:szCs w:val="26"/>
                <w:rtl w:val="0"/>
                <w:lang w:val="en-US" w:eastAsia="zh-CN"/>
              </w:rPr>
              <w:t>Bổ Sung</w:t>
            </w:r>
          </w:p>
        </w:tc>
        <w:tc>
          <w:tcPr>
            <w:tcW w:w="183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17432F7">
            <w:pPr>
              <w:spacing w:after="0" w:line="360" w:lineRule="auto"/>
              <w:ind w:left="280" w:leftChars="100" w:firstLine="0" w:firstLineChars="0"/>
              <w:jc w:val="center"/>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1.3</w:t>
            </w:r>
          </w:p>
        </w:tc>
      </w:tr>
      <w:tr w14:paraId="688696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282" w:hRule="atLeast"/>
        </w:trPr>
        <w:tc>
          <w:tcPr>
            <w:tcW w:w="255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D48319C">
            <w:pPr>
              <w:keepNext w:val="0"/>
              <w:keepLines w:val="0"/>
              <w:widowControl/>
              <w:suppressLineNumbers w:val="0"/>
              <w:spacing w:after="0" w:line="240" w:lineRule="auto"/>
              <w:jc w:val="both"/>
              <w:rPr>
                <w:rFonts w:hint="default" w:ascii="Times New Roman" w:hAnsi="Times New Roman" w:eastAsia="SimSun" w:cs="Times New Roman"/>
                <w:color w:val="333333"/>
                <w:kern w:val="0"/>
                <w:sz w:val="25"/>
                <w:szCs w:val="25"/>
                <w:lang w:val="en-US" w:eastAsia="zh-CN" w:bidi="ar"/>
                <w14:ligatures w14:val="standardContextual"/>
              </w:rPr>
            </w:pPr>
          </w:p>
        </w:tc>
        <w:tc>
          <w:tcPr>
            <w:tcW w:w="16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A54B7D3">
            <w:pPr>
              <w:keepNext w:val="0"/>
              <w:keepLines w:val="0"/>
              <w:widowControl/>
              <w:suppressLineNumbers w:val="0"/>
              <w:spacing w:after="0" w:line="240" w:lineRule="auto"/>
              <w:jc w:val="center"/>
              <w:rPr>
                <w:rFonts w:hint="default" w:ascii="Times New Roman" w:hAnsi="Times New Roman" w:eastAsia="SimSun" w:cs="Times New Roman"/>
                <w:color w:val="333333"/>
                <w:kern w:val="0"/>
                <w:sz w:val="25"/>
                <w:szCs w:val="25"/>
                <w:rtl w:val="0"/>
                <w:lang w:val="en-US" w:eastAsia="zh-CN" w:bidi="ar"/>
                <w14:ligatures w14:val="standardContextual"/>
              </w:rPr>
            </w:pPr>
            <w:r>
              <w:rPr>
                <w:rFonts w:hint="default" w:ascii="Times New Roman" w:hAnsi="Times New Roman" w:eastAsia="SimSun" w:cs="Times New Roman"/>
                <w:color w:val="333333"/>
                <w:kern w:val="0"/>
                <w:sz w:val="25"/>
                <w:szCs w:val="25"/>
                <w:rtl w:val="0"/>
                <w:lang w:val="en-US" w:eastAsia="zh-CN" w:bidi="ar"/>
                <w14:ligatures w14:val="standardContextual"/>
              </w:rPr>
              <w:t>13/2/2025</w:t>
            </w:r>
          </w:p>
        </w:tc>
        <w:tc>
          <w:tcPr>
            <w:tcW w:w="2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EA41134">
            <w:pPr>
              <w:keepNext w:val="0"/>
              <w:keepLines w:val="0"/>
              <w:widowControl/>
              <w:suppressLineNumbers w:val="0"/>
              <w:spacing w:after="0" w:line="240" w:lineRule="auto"/>
              <w:jc w:val="center"/>
              <w:rPr>
                <w:rFonts w:ascii="Times New Roman" w:hAnsi="Times New Roman" w:eastAsia="Times New Roman" w:cs="Times New Roman"/>
                <w:color w:val="333333"/>
                <w:kern w:val="2"/>
                <w:sz w:val="26"/>
                <w:szCs w:val="26"/>
                <w:rtl w:val="0"/>
                <w:lang w:val="en-US" w:eastAsia="en-US" w:bidi="ar-SA"/>
                <w14:ligatures w14:val="standardContextual"/>
              </w:rPr>
            </w:pPr>
            <w:r>
              <w:rPr>
                <w:rFonts w:hint="default" w:ascii="Times New Roman" w:hAnsi="Times New Roman" w:eastAsia="Times New Roman" w:cs="Times New Roman"/>
                <w:color w:val="333333"/>
                <w:kern w:val="2"/>
                <w:sz w:val="26"/>
                <w:szCs w:val="26"/>
                <w:rtl w:val="0"/>
                <w:lang w:val="en-US" w:eastAsia="zh-CN" w:bidi="ar-SA"/>
                <w14:ligatures w14:val="standardContextual"/>
              </w:rPr>
              <w:t>Chỉnh sửa</w:t>
            </w:r>
          </w:p>
        </w:tc>
        <w:tc>
          <w:tcPr>
            <w:tcW w:w="196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1E04CD5">
            <w:pPr>
              <w:spacing w:after="0" w:line="360" w:lineRule="auto"/>
              <w:ind w:left="280" w:leftChars="100" w:firstLine="0" w:firstLineChars="0"/>
              <w:jc w:val="center"/>
              <w:rPr>
                <w:rFonts w:ascii="Times New Roman" w:hAnsi="Times New Roman" w:eastAsia="Times New Roman" w:cs="Times New Roman"/>
                <w:sz w:val="26"/>
                <w:szCs w:val="26"/>
                <w:rtl w:val="0"/>
                <w:lang w:val="en-US" w:eastAsia="en-US"/>
              </w:rPr>
            </w:pPr>
            <w:r>
              <w:rPr>
                <w:rFonts w:hint="default" w:ascii="Times New Roman" w:hAnsi="Times New Roman" w:eastAsia="Times New Roman" w:cs="Times New Roman"/>
                <w:sz w:val="26"/>
                <w:szCs w:val="26"/>
                <w:rtl w:val="0"/>
                <w:lang w:val="en-US" w:eastAsia="zh-CN"/>
              </w:rPr>
              <w:t>Bổ Sung</w:t>
            </w:r>
          </w:p>
        </w:tc>
        <w:tc>
          <w:tcPr>
            <w:tcW w:w="183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6E381D3">
            <w:pPr>
              <w:spacing w:after="0" w:line="360" w:lineRule="auto"/>
              <w:ind w:left="280" w:leftChars="100" w:firstLine="0" w:firstLineChars="0"/>
              <w:jc w:val="center"/>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1.4</w:t>
            </w:r>
          </w:p>
        </w:tc>
      </w:tr>
      <w:tr w14:paraId="29A5A8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255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E27D8EB">
            <w:pPr>
              <w:keepNext w:val="0"/>
              <w:keepLines w:val="0"/>
              <w:widowControl/>
              <w:suppressLineNumbers w:val="0"/>
              <w:spacing w:after="0" w:line="240" w:lineRule="auto"/>
              <w:jc w:val="center"/>
              <w:rPr>
                <w:rFonts w:hint="default" w:ascii="Times New Roman" w:hAnsi="Times New Roman" w:eastAsia="SimSun" w:cs="Times New Roman"/>
                <w:color w:val="333333"/>
                <w:kern w:val="0"/>
                <w:sz w:val="25"/>
                <w:szCs w:val="25"/>
                <w:lang w:val="en-US" w:eastAsia="zh-CN" w:bidi="ar"/>
                <w14:ligatures w14:val="standardContextual"/>
              </w:rPr>
            </w:pPr>
          </w:p>
        </w:tc>
        <w:tc>
          <w:tcPr>
            <w:tcW w:w="16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CB0123E">
            <w:pPr>
              <w:keepNext w:val="0"/>
              <w:keepLines w:val="0"/>
              <w:widowControl/>
              <w:suppressLineNumbers w:val="0"/>
              <w:spacing w:after="0" w:line="240" w:lineRule="auto"/>
              <w:jc w:val="center"/>
              <w:rPr>
                <w:rFonts w:hint="default" w:ascii="Times New Roman" w:hAnsi="Times New Roman" w:eastAsia="SimSun" w:cs="Times New Roman"/>
                <w:color w:val="333333"/>
                <w:kern w:val="0"/>
                <w:sz w:val="25"/>
                <w:szCs w:val="25"/>
                <w:rtl w:val="0"/>
                <w:lang w:val="en-US" w:eastAsia="zh-CN" w:bidi="ar"/>
                <w14:ligatures w14:val="standardContextual"/>
              </w:rPr>
            </w:pPr>
            <w:r>
              <w:rPr>
                <w:rFonts w:hint="default" w:ascii="Times New Roman" w:hAnsi="Times New Roman" w:eastAsia="SimSun" w:cs="Times New Roman"/>
                <w:color w:val="333333"/>
                <w:kern w:val="0"/>
                <w:sz w:val="25"/>
                <w:szCs w:val="25"/>
                <w:rtl w:val="0"/>
                <w:lang w:val="en-US" w:eastAsia="zh-CN" w:bidi="ar"/>
                <w14:ligatures w14:val="standardContextual"/>
              </w:rPr>
              <w:t>18/2/2025</w:t>
            </w:r>
          </w:p>
        </w:tc>
        <w:tc>
          <w:tcPr>
            <w:tcW w:w="2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AAD6E8A">
            <w:pPr>
              <w:spacing w:after="0" w:line="360" w:lineRule="auto"/>
              <w:ind w:left="280" w:leftChars="100" w:firstLine="0" w:firstLineChars="0"/>
              <w:jc w:val="center"/>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Câp nhật tài liệu</w:t>
            </w:r>
          </w:p>
        </w:tc>
        <w:tc>
          <w:tcPr>
            <w:tcW w:w="196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A5999DA">
            <w:pPr>
              <w:spacing w:after="0" w:line="360" w:lineRule="auto"/>
              <w:ind w:left="280" w:leftChars="100" w:firstLine="0" w:firstLineChars="0"/>
              <w:jc w:val="center"/>
              <w:rPr>
                <w:rFonts w:ascii="Times New Roman" w:hAnsi="Times New Roman" w:eastAsia="Times New Roman" w:cs="Times New Roman"/>
                <w:sz w:val="26"/>
                <w:szCs w:val="26"/>
                <w:rtl w:val="0"/>
                <w:lang w:val="en-US" w:eastAsia="en-US"/>
              </w:rPr>
            </w:pPr>
            <w:r>
              <w:rPr>
                <w:rFonts w:hint="default" w:ascii="Times New Roman" w:hAnsi="Times New Roman" w:eastAsia="Times New Roman" w:cs="Times New Roman"/>
                <w:sz w:val="26"/>
                <w:szCs w:val="26"/>
                <w:rtl w:val="0"/>
                <w:lang w:val="en-US" w:eastAsia="zh-CN"/>
              </w:rPr>
              <w:t>Bổ Sung</w:t>
            </w:r>
          </w:p>
        </w:tc>
        <w:tc>
          <w:tcPr>
            <w:tcW w:w="183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CF485B5">
            <w:pPr>
              <w:spacing w:after="0" w:line="360" w:lineRule="auto"/>
              <w:ind w:left="280" w:leftChars="100" w:firstLine="0" w:firstLineChars="0"/>
              <w:jc w:val="center"/>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1.5</w:t>
            </w:r>
          </w:p>
        </w:tc>
      </w:tr>
    </w:tbl>
    <w:p w14:paraId="53F5C949">
      <w:pPr>
        <w:spacing w:line="360" w:lineRule="auto"/>
        <w:ind w:firstLine="720"/>
        <w:jc w:val="center"/>
        <w:outlineLvl w:val="9"/>
        <w:rPr>
          <w:rFonts w:hint="default" w:ascii="Times New Roman" w:hAnsi="Times New Roman"/>
          <w:b/>
          <w:bCs/>
          <w:sz w:val="32"/>
          <w:szCs w:val="32"/>
          <w:lang w:val="vi-VN"/>
        </w:rPr>
        <w:pPrChange w:id="1" w:author="Lê Hậu Thị Mỹ" w:date="2025-02-08T12:28:57Z">
          <w:pPr>
            <w:spacing w:line="360" w:lineRule="auto"/>
            <w:ind w:firstLine="720"/>
            <w:jc w:val="center"/>
          </w:pPr>
        </w:pPrChange>
      </w:pPr>
    </w:p>
    <w:p w14:paraId="4DAEDB38">
      <w:pPr>
        <w:spacing w:line="360" w:lineRule="auto"/>
        <w:ind w:firstLine="720"/>
        <w:jc w:val="left"/>
        <w:outlineLvl w:val="0"/>
        <w:rPr>
          <w:rFonts w:hint="default" w:ascii="Times New Roman" w:hAnsi="Times New Roman"/>
          <w:b/>
          <w:bCs/>
          <w:sz w:val="32"/>
          <w:szCs w:val="32"/>
          <w:rtl w:val="0"/>
          <w:lang w:val="en-US"/>
        </w:rPr>
        <w:pPrChange w:id="2" w:author="Lê Hậu Thị Mỹ" w:date="2025-02-08T12:28:57Z">
          <w:pPr>
            <w:spacing w:line="360" w:lineRule="auto"/>
            <w:ind w:firstLine="720"/>
            <w:jc w:val="center"/>
          </w:pPr>
        </w:pPrChange>
      </w:pPr>
      <w:bookmarkStart w:id="28" w:name="_Toc6442"/>
      <w:bookmarkStart w:id="29" w:name="_Toc17436"/>
      <w:r>
        <w:rPr>
          <w:rFonts w:hint="default" w:ascii="Times New Roman" w:hAnsi="Times New Roman"/>
          <w:b/>
          <w:bCs/>
          <w:sz w:val="32"/>
          <w:szCs w:val="32"/>
          <w:rtl w:val="0"/>
          <w:lang w:val="en-US"/>
        </w:rPr>
        <w:t>DANH MỤC HÌNH ẢNH</w:t>
      </w:r>
      <w:bookmarkEnd w:id="28"/>
      <w:bookmarkEnd w:id="29"/>
    </w:p>
    <w:p w14:paraId="3F97D927">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TOC \t "Caption,1" \h</w:instrText>
      </w:r>
      <w:r>
        <w:rPr>
          <w:rFonts w:hint="default" w:ascii="Times New Roman" w:hAnsi="Times New Roman"/>
          <w:bCs/>
          <w:szCs w:val="32"/>
          <w:lang w:val="en-US"/>
        </w:rPr>
        <w:fldChar w:fldCharType="separate"/>
      </w: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_Toc4995 </w:instrText>
      </w:r>
      <w:r>
        <w:rPr>
          <w:rFonts w:hint="default" w:ascii="Times New Roman" w:hAnsi="Times New Roman"/>
          <w:bCs/>
          <w:szCs w:val="32"/>
          <w:lang w:val="en-US"/>
        </w:rPr>
        <w:fldChar w:fldCharType="separate"/>
      </w:r>
      <w:r>
        <w:rPr>
          <w:rFonts w:hint="default"/>
          <w:rtl w:val="0"/>
          <w:lang w:val="en-US"/>
        </w:rPr>
        <w:t>Hình 1: Các actors của hệ thống</w:t>
      </w:r>
      <w:r>
        <w:tab/>
      </w:r>
      <w:r>
        <w:fldChar w:fldCharType="begin"/>
      </w:r>
      <w:r>
        <w:instrText xml:space="preserve"> PAGEREF _Toc4995 \h </w:instrText>
      </w:r>
      <w:r>
        <w:fldChar w:fldCharType="separate"/>
      </w:r>
      <w:r>
        <w:t>6</w:t>
      </w:r>
      <w:r>
        <w:fldChar w:fldCharType="end"/>
      </w:r>
      <w:r>
        <w:rPr>
          <w:rFonts w:hint="default" w:ascii="Times New Roman" w:hAnsi="Times New Roman"/>
          <w:bCs/>
          <w:szCs w:val="32"/>
          <w:lang w:val="en-US"/>
        </w:rPr>
        <w:fldChar w:fldCharType="end"/>
      </w:r>
    </w:p>
    <w:p w14:paraId="37FE0788">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_Toc11705 </w:instrText>
      </w:r>
      <w:r>
        <w:rPr>
          <w:rFonts w:hint="default" w:ascii="Times New Roman" w:hAnsi="Times New Roman"/>
          <w:bCs/>
          <w:szCs w:val="32"/>
          <w:lang w:val="en-US"/>
        </w:rPr>
        <w:fldChar w:fldCharType="separate"/>
      </w:r>
      <w:r>
        <w:rPr>
          <w:rFonts w:hint="default"/>
          <w:rtl w:val="0"/>
          <w:lang w:val="en-US"/>
        </w:rPr>
        <w:t>Hình 2: Component diagram</w:t>
      </w:r>
      <w:r>
        <w:tab/>
      </w:r>
      <w:r>
        <w:fldChar w:fldCharType="begin"/>
      </w:r>
      <w:r>
        <w:instrText xml:space="preserve"> PAGEREF _Toc11705 \h </w:instrText>
      </w:r>
      <w:r>
        <w:fldChar w:fldCharType="separate"/>
      </w:r>
      <w:r>
        <w:t>8</w:t>
      </w:r>
      <w:r>
        <w:fldChar w:fldCharType="end"/>
      </w:r>
      <w:r>
        <w:rPr>
          <w:rFonts w:hint="default" w:ascii="Times New Roman" w:hAnsi="Times New Roman"/>
          <w:bCs/>
          <w:szCs w:val="32"/>
          <w:lang w:val="en-US"/>
        </w:rPr>
        <w:fldChar w:fldCharType="end"/>
      </w:r>
    </w:p>
    <w:p w14:paraId="1A5A363C">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_Toc17765 </w:instrText>
      </w:r>
      <w:r>
        <w:rPr>
          <w:rFonts w:hint="default" w:ascii="Times New Roman" w:hAnsi="Times New Roman"/>
          <w:bCs/>
          <w:szCs w:val="32"/>
          <w:lang w:val="en-US"/>
        </w:rPr>
        <w:fldChar w:fldCharType="separate"/>
      </w:r>
      <w:r>
        <w:rPr>
          <w:rFonts w:hint="default"/>
          <w:rtl w:val="0"/>
          <w:lang w:val="en-US"/>
        </w:rPr>
        <w:t>Hình 3: Deployment diagram</w:t>
      </w:r>
      <w:r>
        <w:tab/>
      </w:r>
      <w:r>
        <w:fldChar w:fldCharType="begin"/>
      </w:r>
      <w:r>
        <w:instrText xml:space="preserve"> PAGEREF _Toc17765 \h </w:instrText>
      </w:r>
      <w:r>
        <w:fldChar w:fldCharType="separate"/>
      </w:r>
      <w:r>
        <w:t>9</w:t>
      </w:r>
      <w:r>
        <w:fldChar w:fldCharType="end"/>
      </w:r>
      <w:r>
        <w:rPr>
          <w:rFonts w:hint="default" w:ascii="Times New Roman" w:hAnsi="Times New Roman"/>
          <w:bCs/>
          <w:szCs w:val="32"/>
          <w:lang w:val="en-US"/>
        </w:rPr>
        <w:fldChar w:fldCharType="end"/>
      </w:r>
    </w:p>
    <w:p w14:paraId="4E142570">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_Toc21609 </w:instrText>
      </w:r>
      <w:r>
        <w:rPr>
          <w:rFonts w:hint="default" w:ascii="Times New Roman" w:hAnsi="Times New Roman"/>
          <w:bCs/>
          <w:szCs w:val="32"/>
          <w:lang w:val="en-US"/>
        </w:rPr>
        <w:fldChar w:fldCharType="separate"/>
      </w:r>
      <w:r>
        <w:rPr>
          <w:rFonts w:hint="default"/>
          <w:rtl w:val="0"/>
          <w:lang w:val="en-US"/>
        </w:rPr>
        <w:t>Hình 4: Class diagram</w:t>
      </w:r>
      <w:r>
        <w:tab/>
      </w:r>
      <w:r>
        <w:fldChar w:fldCharType="begin"/>
      </w:r>
      <w:r>
        <w:instrText xml:space="preserve"> PAGEREF _Toc21609 \h </w:instrText>
      </w:r>
      <w:r>
        <w:fldChar w:fldCharType="separate"/>
      </w:r>
      <w:r>
        <w:t>9</w:t>
      </w:r>
      <w:r>
        <w:fldChar w:fldCharType="end"/>
      </w:r>
      <w:r>
        <w:rPr>
          <w:rFonts w:hint="default" w:ascii="Times New Roman" w:hAnsi="Times New Roman"/>
          <w:bCs/>
          <w:szCs w:val="32"/>
          <w:lang w:val="en-US"/>
        </w:rPr>
        <w:fldChar w:fldCharType="end"/>
      </w:r>
    </w:p>
    <w:p w14:paraId="34949509">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_Toc19063 </w:instrText>
      </w:r>
      <w:r>
        <w:rPr>
          <w:rFonts w:hint="default" w:ascii="Times New Roman" w:hAnsi="Times New Roman"/>
          <w:bCs/>
          <w:szCs w:val="32"/>
          <w:lang w:val="en-US"/>
        </w:rPr>
        <w:fldChar w:fldCharType="separate"/>
      </w:r>
      <w:r>
        <w:rPr>
          <w:rFonts w:hint="default"/>
          <w:rtl w:val="0"/>
          <w:lang w:val="en-US"/>
        </w:rPr>
        <w:t>Hình 5: Guest use-case diagram</w:t>
      </w:r>
      <w:r>
        <w:tab/>
      </w:r>
      <w:r>
        <w:fldChar w:fldCharType="begin"/>
      </w:r>
      <w:r>
        <w:instrText xml:space="preserve"> PAGEREF _Toc19063 \h </w:instrText>
      </w:r>
      <w:r>
        <w:fldChar w:fldCharType="separate"/>
      </w:r>
      <w:r>
        <w:t>10</w:t>
      </w:r>
      <w:r>
        <w:fldChar w:fldCharType="end"/>
      </w:r>
      <w:r>
        <w:rPr>
          <w:rFonts w:hint="default" w:ascii="Times New Roman" w:hAnsi="Times New Roman"/>
          <w:bCs/>
          <w:szCs w:val="32"/>
          <w:lang w:val="en-US"/>
        </w:rPr>
        <w:fldChar w:fldCharType="end"/>
      </w:r>
    </w:p>
    <w:p w14:paraId="41B639C0">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_Toc20337 </w:instrText>
      </w:r>
      <w:r>
        <w:rPr>
          <w:rFonts w:hint="default" w:ascii="Times New Roman" w:hAnsi="Times New Roman"/>
          <w:bCs/>
          <w:szCs w:val="32"/>
          <w:lang w:val="en-US"/>
        </w:rPr>
        <w:fldChar w:fldCharType="separate"/>
      </w:r>
      <w:r>
        <w:t>Hình 6: Customer use-case diagram</w:t>
      </w:r>
      <w:r>
        <w:tab/>
      </w:r>
      <w:r>
        <w:fldChar w:fldCharType="begin"/>
      </w:r>
      <w:r>
        <w:instrText xml:space="preserve"> PAGEREF _Toc20337 \h </w:instrText>
      </w:r>
      <w:r>
        <w:fldChar w:fldCharType="separate"/>
      </w:r>
      <w:r>
        <w:t>10</w:t>
      </w:r>
      <w:r>
        <w:fldChar w:fldCharType="end"/>
      </w:r>
      <w:r>
        <w:rPr>
          <w:rFonts w:hint="default" w:ascii="Times New Roman" w:hAnsi="Times New Roman"/>
          <w:bCs/>
          <w:szCs w:val="32"/>
          <w:lang w:val="en-US"/>
        </w:rPr>
        <w:fldChar w:fldCharType="end"/>
      </w:r>
    </w:p>
    <w:p w14:paraId="37C6ACD4">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_Toc22981 </w:instrText>
      </w:r>
      <w:r>
        <w:rPr>
          <w:rFonts w:hint="default" w:ascii="Times New Roman" w:hAnsi="Times New Roman"/>
          <w:bCs/>
          <w:szCs w:val="32"/>
          <w:lang w:val="en-US"/>
        </w:rPr>
        <w:fldChar w:fldCharType="separate"/>
      </w:r>
      <w:r>
        <w:rPr>
          <w:rFonts w:hint="default"/>
          <w:rtl w:val="0"/>
          <w:lang w:val="en-US"/>
        </w:rPr>
        <w:t>Hình 7: Dentist use-case diagram</w:t>
      </w:r>
      <w:r>
        <w:tab/>
      </w:r>
      <w:r>
        <w:fldChar w:fldCharType="begin"/>
      </w:r>
      <w:r>
        <w:instrText xml:space="preserve"> PAGEREF _Toc22981 \h </w:instrText>
      </w:r>
      <w:r>
        <w:fldChar w:fldCharType="separate"/>
      </w:r>
      <w:r>
        <w:t>11</w:t>
      </w:r>
      <w:r>
        <w:fldChar w:fldCharType="end"/>
      </w:r>
      <w:r>
        <w:rPr>
          <w:rFonts w:hint="default" w:ascii="Times New Roman" w:hAnsi="Times New Roman"/>
          <w:bCs/>
          <w:szCs w:val="32"/>
          <w:lang w:val="en-US"/>
        </w:rPr>
        <w:fldChar w:fldCharType="end"/>
      </w:r>
    </w:p>
    <w:p w14:paraId="6206C5BD">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_Toc17132 </w:instrText>
      </w:r>
      <w:r>
        <w:rPr>
          <w:rFonts w:hint="default" w:ascii="Times New Roman" w:hAnsi="Times New Roman"/>
          <w:bCs/>
          <w:szCs w:val="32"/>
          <w:lang w:val="en-US"/>
        </w:rPr>
        <w:fldChar w:fldCharType="separate"/>
      </w:r>
      <w:r>
        <w:t xml:space="preserve">Hình </w:t>
      </w:r>
      <w:r>
        <w:rPr>
          <w:rFonts w:hint="default"/>
          <w:lang w:val="en-US"/>
        </w:rPr>
        <w:t>8</w:t>
      </w:r>
      <w:r>
        <w:t xml:space="preserve">: </w:t>
      </w:r>
      <w:r>
        <w:rPr>
          <w:rFonts w:hint="default"/>
          <w:lang w:val="en-US"/>
        </w:rPr>
        <w:t>Clinic_Ownert</w:t>
      </w:r>
      <w:r>
        <w:t xml:space="preserve"> use-case diagram</w:t>
      </w:r>
      <w:r>
        <w:tab/>
      </w:r>
      <w:r>
        <w:fldChar w:fldCharType="begin"/>
      </w:r>
      <w:r>
        <w:instrText xml:space="preserve"> PAGEREF _Toc17132 \h </w:instrText>
      </w:r>
      <w:r>
        <w:fldChar w:fldCharType="separate"/>
      </w:r>
      <w:r>
        <w:t>11</w:t>
      </w:r>
      <w:r>
        <w:fldChar w:fldCharType="end"/>
      </w:r>
      <w:r>
        <w:rPr>
          <w:rFonts w:hint="default" w:ascii="Times New Roman" w:hAnsi="Times New Roman"/>
          <w:bCs/>
          <w:szCs w:val="32"/>
          <w:lang w:val="en-US"/>
        </w:rPr>
        <w:fldChar w:fldCharType="end"/>
      </w:r>
    </w:p>
    <w:p w14:paraId="2CDC049B">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_Toc13118 </w:instrText>
      </w:r>
      <w:r>
        <w:rPr>
          <w:rFonts w:hint="default" w:ascii="Times New Roman" w:hAnsi="Times New Roman"/>
          <w:bCs/>
          <w:szCs w:val="32"/>
          <w:lang w:val="en-US"/>
        </w:rPr>
        <w:fldChar w:fldCharType="separate"/>
      </w:r>
      <w:r>
        <w:rPr>
          <w:rFonts w:hint="default"/>
          <w:rtl w:val="0"/>
          <w:lang w:val="en-US"/>
        </w:rPr>
        <w:t>Hình 9: Admin use-case diagram</w:t>
      </w:r>
      <w:r>
        <w:tab/>
      </w:r>
      <w:r>
        <w:fldChar w:fldCharType="begin"/>
      </w:r>
      <w:r>
        <w:instrText xml:space="preserve"> PAGEREF _Toc13118 \h </w:instrText>
      </w:r>
      <w:r>
        <w:fldChar w:fldCharType="separate"/>
      </w:r>
      <w:r>
        <w:t>12</w:t>
      </w:r>
      <w:r>
        <w:fldChar w:fldCharType="end"/>
      </w:r>
      <w:r>
        <w:rPr>
          <w:rFonts w:hint="default" w:ascii="Times New Roman" w:hAnsi="Times New Roman"/>
          <w:bCs/>
          <w:szCs w:val="32"/>
          <w:lang w:val="en-US"/>
        </w:rPr>
        <w:fldChar w:fldCharType="end"/>
      </w:r>
    </w:p>
    <w:p w14:paraId="357BD9CF">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_Toc21093 </w:instrText>
      </w:r>
      <w:r>
        <w:rPr>
          <w:rFonts w:hint="default" w:ascii="Times New Roman" w:hAnsi="Times New Roman"/>
          <w:bCs/>
          <w:szCs w:val="32"/>
          <w:lang w:val="en-US"/>
        </w:rPr>
        <w:fldChar w:fldCharType="separate"/>
      </w:r>
      <w:r>
        <w:rPr>
          <w:rFonts w:hint="default"/>
          <w:rtl w:val="0"/>
          <w:lang w:val="en-US"/>
        </w:rPr>
        <w:t>Hình 10: Biểu đồ Activity Diagram - Liên hệ với nha khoa</w:t>
      </w:r>
      <w:r>
        <w:tab/>
      </w:r>
      <w:r>
        <w:fldChar w:fldCharType="begin"/>
      </w:r>
      <w:r>
        <w:instrText xml:space="preserve"> PAGEREF _Toc21093 \h </w:instrText>
      </w:r>
      <w:r>
        <w:fldChar w:fldCharType="separate"/>
      </w:r>
      <w:r>
        <w:t>12</w:t>
      </w:r>
      <w:r>
        <w:fldChar w:fldCharType="end"/>
      </w:r>
      <w:r>
        <w:rPr>
          <w:rFonts w:hint="default" w:ascii="Times New Roman" w:hAnsi="Times New Roman"/>
          <w:bCs/>
          <w:szCs w:val="32"/>
          <w:lang w:val="en-US"/>
        </w:rPr>
        <w:fldChar w:fldCharType="end"/>
      </w:r>
    </w:p>
    <w:p w14:paraId="10775150">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_Toc2631 </w:instrText>
      </w:r>
      <w:r>
        <w:rPr>
          <w:rFonts w:hint="default" w:ascii="Times New Roman" w:hAnsi="Times New Roman"/>
          <w:bCs/>
          <w:szCs w:val="32"/>
          <w:lang w:val="en-US"/>
        </w:rPr>
        <w:fldChar w:fldCharType="separate"/>
      </w:r>
      <w:r>
        <w:rPr>
          <w:rFonts w:hint="default"/>
          <w:rtl w:val="0"/>
          <w:lang w:val="en-US"/>
        </w:rPr>
        <w:t>Hình 11: Biểu đồ Activity Diagram - Xóa sản phẩm khỏi giỏ hàng</w:t>
      </w:r>
      <w:r>
        <w:tab/>
      </w:r>
      <w:r>
        <w:fldChar w:fldCharType="begin"/>
      </w:r>
      <w:r>
        <w:instrText xml:space="preserve"> PAGEREF _Toc2631 \h </w:instrText>
      </w:r>
      <w:r>
        <w:fldChar w:fldCharType="separate"/>
      </w:r>
      <w:r>
        <w:t>13</w:t>
      </w:r>
      <w:r>
        <w:fldChar w:fldCharType="end"/>
      </w:r>
      <w:r>
        <w:rPr>
          <w:rFonts w:hint="default" w:ascii="Times New Roman" w:hAnsi="Times New Roman"/>
          <w:bCs/>
          <w:szCs w:val="32"/>
          <w:lang w:val="en-US"/>
        </w:rPr>
        <w:fldChar w:fldCharType="end"/>
      </w:r>
    </w:p>
    <w:p w14:paraId="126FA3B4">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_Toc12685 </w:instrText>
      </w:r>
      <w:r>
        <w:rPr>
          <w:rFonts w:hint="default" w:ascii="Times New Roman" w:hAnsi="Times New Roman"/>
          <w:bCs/>
          <w:szCs w:val="32"/>
          <w:lang w:val="en-US"/>
        </w:rPr>
        <w:fldChar w:fldCharType="separate"/>
      </w:r>
      <w:r>
        <w:rPr>
          <w:rFonts w:hint="default"/>
          <w:rtl w:val="0"/>
          <w:lang w:val="en-US"/>
        </w:rPr>
        <w:t>Hình 12: Biểu đồ Activity Diagram - Thêm sản phẩm khỏi giỏ hàng</w:t>
      </w:r>
      <w:r>
        <w:tab/>
      </w:r>
      <w:r>
        <w:fldChar w:fldCharType="begin"/>
      </w:r>
      <w:r>
        <w:instrText xml:space="preserve"> PAGEREF _Toc12685 \h </w:instrText>
      </w:r>
      <w:r>
        <w:fldChar w:fldCharType="separate"/>
      </w:r>
      <w:r>
        <w:t>13</w:t>
      </w:r>
      <w:r>
        <w:fldChar w:fldCharType="end"/>
      </w:r>
      <w:r>
        <w:rPr>
          <w:rFonts w:hint="default" w:ascii="Times New Roman" w:hAnsi="Times New Roman"/>
          <w:bCs/>
          <w:szCs w:val="32"/>
          <w:lang w:val="en-US"/>
        </w:rPr>
        <w:fldChar w:fldCharType="end"/>
      </w:r>
    </w:p>
    <w:p w14:paraId="101EA6D8">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_Toc25131 </w:instrText>
      </w:r>
      <w:r>
        <w:rPr>
          <w:rFonts w:hint="default" w:ascii="Times New Roman" w:hAnsi="Times New Roman"/>
          <w:bCs/>
          <w:szCs w:val="32"/>
          <w:lang w:val="en-US"/>
        </w:rPr>
        <w:fldChar w:fldCharType="separate"/>
      </w:r>
      <w:r>
        <w:rPr>
          <w:rFonts w:hint="default"/>
          <w:rtl w:val="0"/>
          <w:lang w:val="en-US"/>
        </w:rPr>
        <w:t>Hình 13: Biểu đồ Activity Diagram - Thêm thông tin nhân viên</w:t>
      </w:r>
      <w:r>
        <w:tab/>
      </w:r>
      <w:r>
        <w:fldChar w:fldCharType="begin"/>
      </w:r>
      <w:r>
        <w:instrText xml:space="preserve"> PAGEREF _Toc25131 \h </w:instrText>
      </w:r>
      <w:r>
        <w:fldChar w:fldCharType="separate"/>
      </w:r>
      <w:r>
        <w:t>13</w:t>
      </w:r>
      <w:r>
        <w:fldChar w:fldCharType="end"/>
      </w:r>
      <w:r>
        <w:rPr>
          <w:rFonts w:hint="default" w:ascii="Times New Roman" w:hAnsi="Times New Roman"/>
          <w:bCs/>
          <w:szCs w:val="32"/>
          <w:lang w:val="en-US"/>
        </w:rPr>
        <w:fldChar w:fldCharType="end"/>
      </w:r>
    </w:p>
    <w:p w14:paraId="105F59B2">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_Toc25461 </w:instrText>
      </w:r>
      <w:r>
        <w:rPr>
          <w:rFonts w:hint="default" w:ascii="Times New Roman" w:hAnsi="Times New Roman"/>
          <w:bCs/>
          <w:szCs w:val="32"/>
          <w:lang w:val="en-US"/>
        </w:rPr>
        <w:fldChar w:fldCharType="separate"/>
      </w:r>
      <w:r>
        <w:rPr>
          <w:rFonts w:hint="default"/>
          <w:rtl w:val="0"/>
          <w:lang w:val="en-US"/>
        </w:rPr>
        <w:t>Hình 14: Biểu đồ Activity Diagram - Sửa thông tin nhân viên</w:t>
      </w:r>
      <w:r>
        <w:tab/>
      </w:r>
      <w:r>
        <w:fldChar w:fldCharType="begin"/>
      </w:r>
      <w:r>
        <w:instrText xml:space="preserve"> PAGEREF _Toc25461 \h </w:instrText>
      </w:r>
      <w:r>
        <w:fldChar w:fldCharType="separate"/>
      </w:r>
      <w:r>
        <w:t>14</w:t>
      </w:r>
      <w:r>
        <w:fldChar w:fldCharType="end"/>
      </w:r>
      <w:r>
        <w:rPr>
          <w:rFonts w:hint="default" w:ascii="Times New Roman" w:hAnsi="Times New Roman"/>
          <w:bCs/>
          <w:szCs w:val="32"/>
          <w:lang w:val="en-US"/>
        </w:rPr>
        <w:fldChar w:fldCharType="end"/>
      </w:r>
    </w:p>
    <w:p w14:paraId="1ED4F23F">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_Toc21212 </w:instrText>
      </w:r>
      <w:r>
        <w:rPr>
          <w:rFonts w:hint="default" w:ascii="Times New Roman" w:hAnsi="Times New Roman"/>
          <w:bCs/>
          <w:szCs w:val="32"/>
          <w:lang w:val="en-US"/>
        </w:rPr>
        <w:fldChar w:fldCharType="separate"/>
      </w:r>
      <w:r>
        <w:rPr>
          <w:rFonts w:hint="default"/>
          <w:rtl w:val="0"/>
          <w:lang w:val="en-US"/>
        </w:rPr>
        <w:t>Hình 15: Biểu đồ Activity Diagram - Xóa thông tin nhân viên</w:t>
      </w:r>
      <w:r>
        <w:tab/>
      </w:r>
      <w:r>
        <w:fldChar w:fldCharType="begin"/>
      </w:r>
      <w:r>
        <w:instrText xml:space="preserve"> PAGEREF _Toc21212 \h </w:instrText>
      </w:r>
      <w:r>
        <w:fldChar w:fldCharType="separate"/>
      </w:r>
      <w:r>
        <w:t>14</w:t>
      </w:r>
      <w:r>
        <w:fldChar w:fldCharType="end"/>
      </w:r>
      <w:r>
        <w:rPr>
          <w:rFonts w:hint="default" w:ascii="Times New Roman" w:hAnsi="Times New Roman"/>
          <w:bCs/>
          <w:szCs w:val="32"/>
          <w:lang w:val="en-US"/>
        </w:rPr>
        <w:fldChar w:fldCharType="end"/>
      </w:r>
    </w:p>
    <w:p w14:paraId="5D614FD8">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_Toc25798 </w:instrText>
      </w:r>
      <w:r>
        <w:rPr>
          <w:rFonts w:hint="default" w:ascii="Times New Roman" w:hAnsi="Times New Roman"/>
          <w:bCs/>
          <w:szCs w:val="32"/>
          <w:lang w:val="en-US"/>
        </w:rPr>
        <w:fldChar w:fldCharType="separate"/>
      </w:r>
      <w:r>
        <w:rPr>
          <w:rFonts w:hint="default"/>
          <w:rtl w:val="0"/>
          <w:lang w:val="en-US"/>
        </w:rPr>
        <w:t>Hình 16: Biểu đồ Activity Diagram - Đăng ký lịch nghĩ</w:t>
      </w:r>
      <w:r>
        <w:tab/>
      </w:r>
      <w:r>
        <w:fldChar w:fldCharType="begin"/>
      </w:r>
      <w:r>
        <w:instrText xml:space="preserve"> PAGEREF _Toc25798 \h </w:instrText>
      </w:r>
      <w:r>
        <w:fldChar w:fldCharType="separate"/>
      </w:r>
      <w:r>
        <w:t>14</w:t>
      </w:r>
      <w:r>
        <w:fldChar w:fldCharType="end"/>
      </w:r>
      <w:r>
        <w:rPr>
          <w:rFonts w:hint="default" w:ascii="Times New Roman" w:hAnsi="Times New Roman"/>
          <w:bCs/>
          <w:szCs w:val="32"/>
          <w:lang w:val="en-US"/>
        </w:rPr>
        <w:fldChar w:fldCharType="end"/>
      </w:r>
    </w:p>
    <w:p w14:paraId="6073C43D">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_Toc8412 </w:instrText>
      </w:r>
      <w:r>
        <w:rPr>
          <w:rFonts w:hint="default" w:ascii="Times New Roman" w:hAnsi="Times New Roman"/>
          <w:bCs/>
          <w:szCs w:val="32"/>
          <w:lang w:val="en-US"/>
        </w:rPr>
        <w:fldChar w:fldCharType="separate"/>
      </w:r>
      <w:r>
        <w:rPr>
          <w:rFonts w:hint="default"/>
          <w:rtl w:val="0"/>
          <w:lang w:val="en-US"/>
        </w:rPr>
        <w:t>Hình 17: Biểu đồ Sequence Diagram - Thao tác đăng nhập</w:t>
      </w:r>
      <w:r>
        <w:tab/>
      </w:r>
      <w:r>
        <w:fldChar w:fldCharType="begin"/>
      </w:r>
      <w:r>
        <w:instrText xml:space="preserve"> PAGEREF _Toc8412 \h </w:instrText>
      </w:r>
      <w:r>
        <w:fldChar w:fldCharType="separate"/>
      </w:r>
      <w:r>
        <w:t>15</w:t>
      </w:r>
      <w:r>
        <w:fldChar w:fldCharType="end"/>
      </w:r>
      <w:r>
        <w:rPr>
          <w:rFonts w:hint="default" w:ascii="Times New Roman" w:hAnsi="Times New Roman"/>
          <w:bCs/>
          <w:szCs w:val="32"/>
          <w:lang w:val="en-US"/>
        </w:rPr>
        <w:fldChar w:fldCharType="end"/>
      </w:r>
    </w:p>
    <w:p w14:paraId="559E0EFB">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_Toc8334 </w:instrText>
      </w:r>
      <w:r>
        <w:rPr>
          <w:rFonts w:hint="default" w:ascii="Times New Roman" w:hAnsi="Times New Roman"/>
          <w:bCs/>
          <w:szCs w:val="32"/>
          <w:lang w:val="en-US"/>
        </w:rPr>
        <w:fldChar w:fldCharType="separate"/>
      </w:r>
      <w:r>
        <w:rPr>
          <w:rFonts w:hint="default"/>
          <w:rtl w:val="0"/>
          <w:lang w:val="en-US"/>
        </w:rPr>
        <w:t>Hình 18: Biểu đồ Sequence Diagram - Thao tác đăng</w:t>
      </w:r>
      <w:r>
        <w:tab/>
      </w:r>
      <w:r>
        <w:fldChar w:fldCharType="begin"/>
      </w:r>
      <w:r>
        <w:instrText xml:space="preserve"> PAGEREF _Toc8334 \h </w:instrText>
      </w:r>
      <w:r>
        <w:fldChar w:fldCharType="separate"/>
      </w:r>
      <w:r>
        <w:t>15</w:t>
      </w:r>
      <w:r>
        <w:fldChar w:fldCharType="end"/>
      </w:r>
      <w:r>
        <w:rPr>
          <w:rFonts w:hint="default" w:ascii="Times New Roman" w:hAnsi="Times New Roman"/>
          <w:bCs/>
          <w:szCs w:val="32"/>
          <w:lang w:val="en-US"/>
        </w:rPr>
        <w:fldChar w:fldCharType="end"/>
      </w:r>
    </w:p>
    <w:p w14:paraId="302B6948">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_Toc10568 </w:instrText>
      </w:r>
      <w:r>
        <w:rPr>
          <w:rFonts w:hint="default" w:ascii="Times New Roman" w:hAnsi="Times New Roman"/>
          <w:bCs/>
          <w:szCs w:val="32"/>
          <w:lang w:val="en-US"/>
        </w:rPr>
        <w:fldChar w:fldCharType="separate"/>
      </w:r>
      <w:r>
        <w:rPr>
          <w:rFonts w:hint="default"/>
          <w:rtl w:val="0"/>
          <w:lang w:val="en-US"/>
        </w:rPr>
        <w:t>Hình 19: Biểu đồ Sequence Diagram - Thao tác quản lý giỏ hàng</w:t>
      </w:r>
      <w:r>
        <w:tab/>
      </w:r>
      <w:r>
        <w:fldChar w:fldCharType="begin"/>
      </w:r>
      <w:r>
        <w:instrText xml:space="preserve"> PAGEREF _Toc10568 \h </w:instrText>
      </w:r>
      <w:r>
        <w:fldChar w:fldCharType="separate"/>
      </w:r>
      <w:r>
        <w:t>16</w:t>
      </w:r>
      <w:r>
        <w:fldChar w:fldCharType="end"/>
      </w:r>
      <w:r>
        <w:rPr>
          <w:rFonts w:hint="default" w:ascii="Times New Roman" w:hAnsi="Times New Roman"/>
          <w:bCs/>
          <w:szCs w:val="32"/>
          <w:lang w:val="en-US"/>
        </w:rPr>
        <w:fldChar w:fldCharType="end"/>
      </w:r>
    </w:p>
    <w:p w14:paraId="65750371">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_Toc19610 </w:instrText>
      </w:r>
      <w:r>
        <w:rPr>
          <w:rFonts w:hint="default" w:ascii="Times New Roman" w:hAnsi="Times New Roman"/>
          <w:bCs/>
          <w:szCs w:val="32"/>
          <w:lang w:val="en-US"/>
        </w:rPr>
        <w:fldChar w:fldCharType="separate"/>
      </w:r>
      <w:r>
        <w:rPr>
          <w:rFonts w:hint="default"/>
          <w:rtl w:val="0"/>
          <w:lang w:val="en-US"/>
        </w:rPr>
        <w:t>Hình 20: Biểu đồ Sequence Diagram - Thao tác quản lý đặt lịch</w:t>
      </w:r>
      <w:r>
        <w:tab/>
      </w:r>
      <w:r>
        <w:fldChar w:fldCharType="begin"/>
      </w:r>
      <w:r>
        <w:instrText xml:space="preserve"> PAGEREF _Toc19610 \h </w:instrText>
      </w:r>
      <w:r>
        <w:fldChar w:fldCharType="separate"/>
      </w:r>
      <w:r>
        <w:t>17</w:t>
      </w:r>
      <w:r>
        <w:fldChar w:fldCharType="end"/>
      </w:r>
      <w:r>
        <w:rPr>
          <w:rFonts w:hint="default" w:ascii="Times New Roman" w:hAnsi="Times New Roman"/>
          <w:bCs/>
          <w:szCs w:val="32"/>
          <w:lang w:val="en-US"/>
        </w:rPr>
        <w:fldChar w:fldCharType="end"/>
      </w:r>
    </w:p>
    <w:p w14:paraId="21D472E2">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_Toc27479 </w:instrText>
      </w:r>
      <w:r>
        <w:rPr>
          <w:rFonts w:hint="default" w:ascii="Times New Roman" w:hAnsi="Times New Roman"/>
          <w:bCs/>
          <w:szCs w:val="32"/>
          <w:lang w:val="en-US"/>
        </w:rPr>
        <w:fldChar w:fldCharType="separate"/>
      </w:r>
      <w:r>
        <w:rPr>
          <w:rFonts w:hint="default"/>
          <w:rtl w:val="0"/>
          <w:lang w:val="en-US"/>
        </w:rPr>
        <w:t>Hình 21: Biểu đồ Sequence Diagram - Thao tác quản lý dịch vụ</w:t>
      </w:r>
      <w:r>
        <w:tab/>
      </w:r>
      <w:r>
        <w:fldChar w:fldCharType="begin"/>
      </w:r>
      <w:r>
        <w:instrText xml:space="preserve"> PAGEREF _Toc27479 \h </w:instrText>
      </w:r>
      <w:r>
        <w:fldChar w:fldCharType="separate"/>
      </w:r>
      <w:r>
        <w:t>18</w:t>
      </w:r>
      <w:r>
        <w:fldChar w:fldCharType="end"/>
      </w:r>
      <w:r>
        <w:rPr>
          <w:rFonts w:hint="default" w:ascii="Times New Roman" w:hAnsi="Times New Roman"/>
          <w:bCs/>
          <w:szCs w:val="32"/>
          <w:lang w:val="en-US"/>
        </w:rPr>
        <w:fldChar w:fldCharType="end"/>
      </w:r>
    </w:p>
    <w:p w14:paraId="274E0C17">
      <w:pPr>
        <w:pStyle w:val="14"/>
        <w:tabs>
          <w:tab w:val="right" w:leader="dot" w:pos="9907"/>
        </w:tabs>
      </w:pPr>
      <w:r>
        <w:rPr>
          <w:rFonts w:hint="default" w:ascii="Times New Roman" w:hAnsi="Times New Roman"/>
          <w:bCs/>
          <w:szCs w:val="32"/>
          <w:lang w:val="en-US"/>
        </w:rPr>
        <w:fldChar w:fldCharType="begin"/>
      </w:r>
      <w:r>
        <w:rPr>
          <w:rFonts w:hint="default" w:ascii="Times New Roman" w:hAnsi="Times New Roman"/>
          <w:bCs/>
          <w:szCs w:val="32"/>
          <w:lang w:val="en-US"/>
        </w:rPr>
        <w:instrText xml:space="preserve"> HYPERLINK \l _Toc29044 </w:instrText>
      </w:r>
      <w:r>
        <w:rPr>
          <w:rFonts w:hint="default" w:ascii="Times New Roman" w:hAnsi="Times New Roman"/>
          <w:bCs/>
          <w:szCs w:val="32"/>
          <w:lang w:val="en-US"/>
        </w:rPr>
        <w:fldChar w:fldCharType="separate"/>
      </w:r>
      <w:r>
        <w:rPr>
          <w:rFonts w:hint="default"/>
          <w:rtl w:val="0"/>
          <w:lang w:val="en-US"/>
        </w:rPr>
        <w:t>Hình 22: Biểu đồ Sequence Diagram - Thao tác quản lý  nhân viên</w:t>
      </w:r>
      <w:r>
        <w:tab/>
      </w:r>
      <w:r>
        <w:fldChar w:fldCharType="begin"/>
      </w:r>
      <w:r>
        <w:instrText xml:space="preserve"> PAGEREF _Toc29044 \h </w:instrText>
      </w:r>
      <w:r>
        <w:fldChar w:fldCharType="separate"/>
      </w:r>
      <w:r>
        <w:t>19</w:t>
      </w:r>
      <w:r>
        <w:fldChar w:fldCharType="end"/>
      </w:r>
      <w:r>
        <w:rPr>
          <w:rFonts w:hint="default" w:ascii="Times New Roman" w:hAnsi="Times New Roman"/>
          <w:bCs/>
          <w:szCs w:val="32"/>
          <w:lang w:val="en-US"/>
        </w:rPr>
        <w:fldChar w:fldCharType="end"/>
      </w:r>
    </w:p>
    <w:p w14:paraId="5425434A">
      <w:pPr>
        <w:spacing w:line="360" w:lineRule="auto"/>
        <w:ind w:firstLine="0"/>
        <w:jc w:val="left"/>
        <w:rPr>
          <w:rFonts w:hint="default" w:ascii="Times New Roman" w:hAnsi="Times New Roman"/>
          <w:bCs/>
          <w:szCs w:val="32"/>
          <w:lang w:val="en-US"/>
        </w:rPr>
        <w:pPrChange w:id="3" w:author="Lê Hậu Thị Mỹ" w:date="2025-02-08T12:28:57Z">
          <w:pPr>
            <w:spacing w:line="360" w:lineRule="auto"/>
            <w:ind w:firstLine="720"/>
            <w:jc w:val="center"/>
          </w:pPr>
        </w:pPrChange>
      </w:pPr>
      <w:r>
        <w:rPr>
          <w:rFonts w:hint="default" w:ascii="Times New Roman" w:hAnsi="Times New Roman"/>
          <w:bCs/>
          <w:szCs w:val="32"/>
          <w:lang w:val="en-US"/>
        </w:rPr>
        <w:fldChar w:fldCharType="end"/>
      </w:r>
    </w:p>
    <w:p w14:paraId="76A6E508">
      <w:pPr>
        <w:spacing w:line="360" w:lineRule="auto"/>
        <w:ind w:firstLine="0"/>
        <w:jc w:val="left"/>
        <w:rPr>
          <w:rFonts w:hint="default" w:ascii="Times New Roman" w:hAnsi="Times New Roman"/>
          <w:bCs/>
          <w:szCs w:val="32"/>
          <w:lang w:val="en-US"/>
        </w:rPr>
        <w:pPrChange w:id="4" w:author="Lê Hậu Thị Mỹ" w:date="2025-02-08T12:28:57Z">
          <w:pPr>
            <w:spacing w:line="360" w:lineRule="auto"/>
            <w:ind w:firstLine="720"/>
            <w:jc w:val="center"/>
          </w:pPr>
        </w:pPrChange>
      </w:pPr>
    </w:p>
    <w:p w14:paraId="4E0BED7E">
      <w:pPr>
        <w:spacing w:line="360" w:lineRule="auto"/>
        <w:ind w:firstLine="0"/>
        <w:jc w:val="left"/>
        <w:rPr>
          <w:rFonts w:hint="default" w:ascii="Times New Roman" w:hAnsi="Times New Roman"/>
          <w:bCs/>
          <w:szCs w:val="32"/>
          <w:lang w:val="en-US"/>
        </w:rPr>
        <w:pPrChange w:id="5" w:author="Lê Hậu Thị Mỹ" w:date="2025-02-08T12:28:57Z">
          <w:pPr>
            <w:spacing w:line="360" w:lineRule="auto"/>
            <w:ind w:firstLine="720"/>
            <w:jc w:val="center"/>
          </w:pPr>
        </w:pPrChange>
      </w:pPr>
    </w:p>
    <w:p w14:paraId="23E84E67">
      <w:pPr>
        <w:spacing w:line="360" w:lineRule="auto"/>
        <w:ind w:firstLine="0"/>
        <w:jc w:val="left"/>
        <w:rPr>
          <w:rFonts w:hint="default" w:ascii="Times New Roman" w:hAnsi="Times New Roman"/>
          <w:bCs/>
          <w:szCs w:val="32"/>
          <w:lang w:val="en-US"/>
        </w:rPr>
        <w:pPrChange w:id="6" w:author="Lê Hậu Thị Mỹ" w:date="2025-02-08T12:28:57Z">
          <w:pPr>
            <w:spacing w:line="360" w:lineRule="auto"/>
            <w:ind w:firstLine="720"/>
            <w:jc w:val="center"/>
          </w:pPr>
        </w:pPrChange>
      </w:pPr>
    </w:p>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14:paraId="619E0868">
      <w:pPr>
        <w:spacing w:line="360" w:lineRule="auto"/>
        <w:jc w:val="left"/>
        <w:rPr>
          <w:rFonts w:ascii="Times New Roman" w:hAnsi="Times New Roman"/>
          <w:b/>
          <w:bCs/>
          <w:sz w:val="32"/>
          <w:szCs w:val="32"/>
          <w:rtl w:val="0"/>
          <w:lang w:val="vi-VN"/>
        </w:rPr>
      </w:pPr>
    </w:p>
    <w:p w14:paraId="0000005F">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0"/>
        <w:rPr>
          <w:rFonts w:hint="default" w:ascii="Times New Roman" w:hAnsi="Times New Roman" w:cs="Times New Roman"/>
          <w:b/>
          <w:bCs/>
          <w:color w:val="000000" w:themeColor="text1"/>
          <w:sz w:val="32"/>
          <w:szCs w:val="32"/>
          <w:rtl w:val="0"/>
          <w:lang w:val="vi-VN"/>
          <w14:textFill>
            <w14:solidFill>
              <w14:schemeClr w14:val="tx1"/>
            </w14:solidFill>
          </w14:textFill>
        </w:rPr>
      </w:pPr>
      <w:bookmarkStart w:id="30" w:name="_Toc4132"/>
      <w:bookmarkStart w:id="31" w:name="_Toc22348"/>
      <w:r>
        <w:rPr>
          <w:rFonts w:hint="default" w:ascii="Times New Roman" w:hAnsi="Times New Roman" w:cs="Times New Roman"/>
          <w:b/>
          <w:bCs/>
          <w:color w:val="000000" w:themeColor="text1"/>
          <w:sz w:val="32"/>
          <w:szCs w:val="32"/>
          <w:rtl w:val="0"/>
          <w:lang w:val="vi-VN"/>
          <w14:textFill>
            <w14:solidFill>
              <w14:schemeClr w14:val="tx1"/>
            </w14:solidFill>
          </w14:textFill>
        </w:rPr>
        <w:t>Giới thiệu chung:</w:t>
      </w:r>
      <w:bookmarkEnd w:id="30"/>
      <w:bookmarkEnd w:id="31"/>
      <w:r>
        <w:rPr>
          <w:rFonts w:hint="default" w:ascii="Times New Roman" w:hAnsi="Times New Roman" w:cs="Times New Roman"/>
          <w:b/>
          <w:bCs/>
          <w:color w:val="000000" w:themeColor="text1"/>
          <w:sz w:val="32"/>
          <w:szCs w:val="32"/>
          <w:rtl w:val="0"/>
          <w:lang w:val="vi-VN"/>
          <w14:textFill>
            <w14:solidFill>
              <w14:schemeClr w14:val="tx1"/>
            </w14:solidFill>
          </w14:textFill>
        </w:rPr>
        <w:t xml:space="preserve"> </w:t>
      </w:r>
    </w:p>
    <w:p w14:paraId="54CC23D4">
      <w:pPr>
        <w:pStyle w:val="3"/>
        <w:jc w:val="left"/>
        <w:rPr>
          <w:rFonts w:hint="default" w:ascii="Times New Roman" w:hAnsi="Times New Roman" w:cs="Times New Roman"/>
          <w:color w:val="000000" w:themeColor="text1"/>
          <w:sz w:val="26"/>
          <w:szCs w:val="26"/>
          <w14:textFill>
            <w14:solidFill>
              <w14:schemeClr w14:val="tx1"/>
            </w14:solidFill>
          </w14:textFill>
        </w:rPr>
      </w:pPr>
      <w:bookmarkStart w:id="32" w:name="_heading=h.2et92p0" w:colFirst="0" w:colLast="0"/>
      <w:bookmarkEnd w:id="32"/>
      <w:bookmarkStart w:id="33" w:name="_Toc21057"/>
      <w:bookmarkStart w:id="34" w:name="_Toc27265"/>
      <w:r>
        <w:rPr>
          <w:rFonts w:hint="default" w:ascii="Times New Roman" w:hAnsi="Times New Roman" w:eastAsia="Times New Roman" w:cs="Times New Roman"/>
          <w:b/>
          <w:color w:val="000000" w:themeColor="text1"/>
          <w:sz w:val="26"/>
          <w:szCs w:val="26"/>
          <w:rtl w:val="0"/>
          <w14:textFill>
            <w14:solidFill>
              <w14:schemeClr w14:val="tx1"/>
            </w14:solidFill>
          </w14:textFill>
        </w:rPr>
        <w:t>1. Mục đíc</w:t>
      </w:r>
      <w:sdt>
        <w:sdtPr>
          <w:rPr>
            <w:rFonts w:hint="default" w:ascii="Times New Roman" w:hAnsi="Times New Roman" w:cs="Times New Roman"/>
            <w:color w:val="000000" w:themeColor="text1"/>
            <w:sz w:val="26"/>
            <w:szCs w:val="26"/>
            <w14:textFill>
              <w14:solidFill>
                <w14:schemeClr w14:val="tx1"/>
              </w14:solidFill>
            </w14:textFill>
          </w:rPr>
          <w:tag w:val="goog_rdk_0"/>
          <w:id w:val="147464552"/>
        </w:sdtPr>
        <w:sdtEndPr>
          <w:rPr>
            <w:rFonts w:hint="default" w:ascii="Times New Roman" w:hAnsi="Times New Roman" w:cs="Times New Roman"/>
            <w:color w:val="000000" w:themeColor="text1"/>
            <w:sz w:val="26"/>
            <w:szCs w:val="26"/>
            <w14:textFill>
              <w14:solidFill>
                <w14:schemeClr w14:val="tx1"/>
              </w14:solidFill>
            </w14:textFill>
          </w:rPr>
        </w:sdtEndPr>
        <w:sdtContent>
          <w:commentRangeStart w:id="0"/>
        </w:sdtContent>
      </w:sdt>
      <w:r>
        <w:rPr>
          <w:rFonts w:hint="default" w:ascii="Times New Roman" w:hAnsi="Times New Roman" w:eastAsia="Times New Roman" w:cs="Times New Roman"/>
          <w:b/>
          <w:color w:val="000000" w:themeColor="text1"/>
          <w:sz w:val="26"/>
          <w:szCs w:val="26"/>
          <w:rtl w:val="0"/>
          <w14:textFill>
            <w14:solidFill>
              <w14:schemeClr w14:val="tx1"/>
            </w14:solidFill>
          </w14:textFill>
        </w:rPr>
        <w:t>h</w:t>
      </w:r>
      <w:commentRangeEnd w:id="0"/>
      <w:r>
        <w:rPr>
          <w:rFonts w:hint="default" w:ascii="Times New Roman" w:hAnsi="Times New Roman" w:cs="Times New Roman"/>
          <w:color w:val="000000" w:themeColor="text1"/>
          <w:sz w:val="26"/>
          <w:szCs w:val="26"/>
          <w14:textFill>
            <w14:solidFill>
              <w14:schemeClr w14:val="tx1"/>
            </w14:solidFill>
          </w14:textFill>
        </w:rPr>
        <w:commentReference w:id="0"/>
      </w:r>
      <w:r>
        <w:rPr>
          <w:rFonts w:hint="default" w:ascii="Times New Roman" w:hAnsi="Times New Roman" w:eastAsia="Times New Roman" w:cs="Times New Roman"/>
          <w:b/>
          <w:color w:val="000000" w:themeColor="text1"/>
          <w:sz w:val="26"/>
          <w:szCs w:val="26"/>
          <w:rtl w:val="0"/>
          <w14:textFill>
            <w14:solidFill>
              <w14:schemeClr w14:val="tx1"/>
            </w14:solidFill>
          </w14:textFill>
        </w:rPr>
        <w:t>:</w:t>
      </w:r>
      <w:bookmarkEnd w:id="33"/>
      <w:bookmarkEnd w:id="34"/>
      <w:r>
        <w:rPr>
          <w:rFonts w:hint="default" w:ascii="Times New Roman" w:hAnsi="Times New Roman" w:eastAsia="Times New Roman" w:cs="Times New Roman"/>
          <w:b/>
          <w:color w:val="000000" w:themeColor="text1"/>
          <w:sz w:val="26"/>
          <w:szCs w:val="26"/>
          <w:rtl w:val="0"/>
          <w14:textFill>
            <w14:solidFill>
              <w14:schemeClr w14:val="tx1"/>
            </w14:solidFill>
          </w14:textFill>
        </w:rPr>
        <w:t xml:space="preserve"> </w:t>
      </w:r>
    </w:p>
    <w:p w14:paraId="275166AC">
      <w:pPr>
        <w:jc w:val="left"/>
        <w:rPr>
          <w:rFonts w:hint="default" w:ascii="Times New Roman" w:hAnsi="Times New Roman" w:eastAsia="Times New Roman" w:cs="Times New Roman"/>
          <w:color w:val="000000" w:themeColor="text1"/>
          <w:sz w:val="26"/>
          <w:szCs w:val="26"/>
          <w:rtl w:val="0"/>
          <w14:textFill>
            <w14:solidFill>
              <w14:schemeClr w14:val="tx1"/>
            </w14:solidFill>
          </w14:textFill>
        </w:rPr>
      </w:pPr>
      <w:bookmarkStart w:id="35" w:name="_heading=h.tyjcwt" w:colFirst="0" w:colLast="0"/>
      <w:bookmarkEnd w:id="35"/>
      <w:r>
        <w:rPr>
          <w:rFonts w:hint="default" w:ascii="Times New Roman" w:hAnsi="Times New Roman" w:cs="Times New Roman"/>
          <w:color w:val="000000" w:themeColor="text1"/>
          <w:sz w:val="26"/>
          <w:szCs w:val="26"/>
          <w:rtl w:val="0"/>
          <w14:textFill>
            <w14:solidFill>
              <w14:schemeClr w14:val="tx1"/>
            </w14:solidFill>
          </w14:textFill>
        </w:rPr>
        <w:t xml:space="preserve">Sun Dental </w:t>
      </w:r>
      <w:r>
        <w:rPr>
          <w:rFonts w:hint="default" w:ascii="Times New Roman" w:hAnsi="Times New Roman" w:eastAsia="Times New Roman" w:cs="Times New Roman"/>
          <w:color w:val="000000" w:themeColor="text1"/>
          <w:sz w:val="26"/>
          <w:szCs w:val="26"/>
          <w:rtl w:val="0"/>
          <w14:textFill>
            <w14:solidFill>
              <w14:schemeClr w14:val="tx1"/>
            </w14:solidFill>
          </w14:textFill>
        </w:rPr>
        <w:t>là một website đặt lịch phòng khám. Thông qua website, khách hàng có thể tạo tài khoản, xem thông tin về thông tin phòng khám và các danh mục dịch vụ.</w:t>
      </w:r>
    </w:p>
    <w:p w14:paraId="00000062">
      <w:pPr>
        <w:pStyle w:val="3"/>
        <w:jc w:val="left"/>
        <w:rPr>
          <w:rFonts w:hint="default" w:ascii="Times New Roman" w:hAnsi="Times New Roman" w:eastAsia="Times New Roman" w:cs="Times New Roman"/>
          <w:b/>
          <w:color w:val="000000" w:themeColor="text1"/>
          <w:sz w:val="26"/>
          <w:szCs w:val="26"/>
          <w14:textFill>
            <w14:solidFill>
              <w14:schemeClr w14:val="tx1"/>
            </w14:solidFill>
          </w14:textFill>
        </w:rPr>
      </w:pPr>
      <w:bookmarkStart w:id="36" w:name="_Toc12825"/>
      <w:bookmarkStart w:id="37" w:name="_Toc1276"/>
      <w:r>
        <w:rPr>
          <w:rFonts w:hint="default" w:ascii="Times New Roman" w:hAnsi="Times New Roman" w:eastAsia="Times New Roman" w:cs="Times New Roman"/>
          <w:b/>
          <w:color w:val="000000" w:themeColor="text1"/>
          <w:sz w:val="26"/>
          <w:szCs w:val="26"/>
          <w:rtl w:val="0"/>
          <w14:textFill>
            <w14:solidFill>
              <w14:schemeClr w14:val="tx1"/>
            </w14:solidFill>
          </w14:textFill>
        </w:rPr>
        <w:t>2. Phạm vi sản phẩ</w:t>
      </w:r>
      <w:sdt>
        <w:sdtPr>
          <w:rPr>
            <w:rFonts w:hint="default" w:ascii="Times New Roman" w:hAnsi="Times New Roman" w:cs="Times New Roman"/>
            <w:color w:val="000000" w:themeColor="text1"/>
            <w:sz w:val="26"/>
            <w:szCs w:val="26"/>
            <w14:textFill>
              <w14:solidFill>
                <w14:schemeClr w14:val="tx1"/>
              </w14:solidFill>
            </w14:textFill>
          </w:rPr>
          <w:tag w:val="goog_rdk_1"/>
          <w:id w:val="147464615"/>
        </w:sdtPr>
        <w:sdtEndPr>
          <w:rPr>
            <w:rFonts w:hint="default" w:ascii="Times New Roman" w:hAnsi="Times New Roman" w:cs="Times New Roman"/>
            <w:color w:val="000000" w:themeColor="text1"/>
            <w:sz w:val="26"/>
            <w:szCs w:val="26"/>
            <w14:textFill>
              <w14:solidFill>
                <w14:schemeClr w14:val="tx1"/>
              </w14:solidFill>
            </w14:textFill>
          </w:rPr>
        </w:sdtEndPr>
        <w:sdtContent>
          <w:commentRangeStart w:id="1"/>
        </w:sdtContent>
      </w:sdt>
      <w:r>
        <w:rPr>
          <w:rFonts w:hint="default" w:ascii="Times New Roman" w:hAnsi="Times New Roman" w:eastAsia="Times New Roman" w:cs="Times New Roman"/>
          <w:b/>
          <w:color w:val="000000" w:themeColor="text1"/>
          <w:sz w:val="26"/>
          <w:szCs w:val="26"/>
          <w:rtl w:val="0"/>
          <w14:textFill>
            <w14:solidFill>
              <w14:schemeClr w14:val="tx1"/>
            </w14:solidFill>
          </w14:textFill>
        </w:rPr>
        <w:t>m</w:t>
      </w:r>
      <w:commentRangeEnd w:id="1"/>
      <w:r>
        <w:rPr>
          <w:rFonts w:hint="default" w:ascii="Times New Roman" w:hAnsi="Times New Roman" w:cs="Times New Roman"/>
          <w:color w:val="000000" w:themeColor="text1"/>
          <w:sz w:val="26"/>
          <w:szCs w:val="26"/>
          <w14:textFill>
            <w14:solidFill>
              <w14:schemeClr w14:val="tx1"/>
            </w14:solidFill>
          </w14:textFill>
        </w:rPr>
        <w:commentReference w:id="1"/>
      </w:r>
      <w:r>
        <w:rPr>
          <w:rFonts w:hint="default" w:ascii="Times New Roman" w:hAnsi="Times New Roman" w:eastAsia="Times New Roman" w:cs="Times New Roman"/>
          <w:b/>
          <w:color w:val="000000" w:themeColor="text1"/>
          <w:sz w:val="26"/>
          <w:szCs w:val="26"/>
          <w:rtl w:val="0"/>
          <w14:textFill>
            <w14:solidFill>
              <w14:schemeClr w14:val="tx1"/>
            </w14:solidFill>
          </w14:textFill>
        </w:rPr>
        <w:t>:</w:t>
      </w:r>
      <w:bookmarkEnd w:id="36"/>
      <w:bookmarkEnd w:id="37"/>
      <w:r>
        <w:rPr>
          <w:rFonts w:hint="default" w:ascii="Times New Roman" w:hAnsi="Times New Roman" w:eastAsia="Times New Roman" w:cs="Times New Roman"/>
          <w:b/>
          <w:color w:val="000000" w:themeColor="text1"/>
          <w:sz w:val="26"/>
          <w:szCs w:val="26"/>
          <w:rtl w:val="0"/>
          <w14:textFill>
            <w14:solidFill>
              <w14:schemeClr w14:val="tx1"/>
            </w14:solidFill>
          </w14:textFill>
        </w:rPr>
        <w:t xml:space="preserve"> </w:t>
      </w:r>
    </w:p>
    <w:p w14:paraId="1F1BB21D">
      <w:pPr>
        <w:jc w:val="left"/>
        <w:rPr>
          <w:rFonts w:hint="default" w:ascii="Times New Roman" w:hAnsi="Times New Roman" w:eastAsia="Times New Roman" w:cs="Times New Roman"/>
          <w:color w:val="000000" w:themeColor="text1"/>
          <w:sz w:val="26"/>
          <w:szCs w:val="26"/>
          <w:rtl w:val="0"/>
          <w14:textFill>
            <w14:solidFill>
              <w14:schemeClr w14:val="tx1"/>
            </w14:solidFill>
          </w14:textFill>
        </w:rPr>
      </w:pPr>
      <w:bookmarkStart w:id="38" w:name="_heading=h.3dy6vkm" w:colFirst="0" w:colLast="0"/>
      <w:bookmarkEnd w:id="38"/>
      <w:r>
        <w:rPr>
          <w:rFonts w:hint="default" w:ascii="Times New Roman" w:hAnsi="Times New Roman" w:cs="Times New Roman"/>
          <w:color w:val="000000" w:themeColor="text1"/>
          <w:sz w:val="26"/>
          <w:szCs w:val="26"/>
          <w:rtl w:val="0"/>
          <w14:textFill>
            <w14:solidFill>
              <w14:schemeClr w14:val="tx1"/>
            </w14:solidFill>
          </w14:textFill>
        </w:rPr>
        <w:t xml:space="preserve">Sun Dental </w:t>
      </w:r>
      <w:r>
        <w:rPr>
          <w:rFonts w:hint="default" w:ascii="Times New Roman" w:hAnsi="Times New Roman" w:eastAsia="Times New Roman" w:cs="Times New Roman"/>
          <w:color w:val="000000" w:themeColor="text1"/>
          <w:sz w:val="26"/>
          <w:szCs w:val="26"/>
          <w:rtl w:val="0"/>
          <w14:textFill>
            <w14:solidFill>
              <w14:schemeClr w14:val="tx1"/>
            </w14:solidFill>
          </w14:textFill>
        </w:rPr>
        <w:t>được xem như một phương tiện quan trọng để tương tác với khách hàng (ở khắp mọi nơi) thông qua môi trường Internet. Nhằm mục tiêu quảng bá hình ảnh, các dịch vụ góp phần xây dựng thương hiệu của phòng khám. Thông qua website này, phòng khám cũng sẽ thu thập được các dữ liệu đánh giá của khách hàng về chất lượng dịch vụ, qua đó có thể điều chỉnh chiến lược và mục tiêu phát triển của mình.</w:t>
      </w:r>
    </w:p>
    <w:p w14:paraId="2779EA8E">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0"/>
        <w:rPr>
          <w:rFonts w:hint="default" w:ascii="Times New Roman" w:hAnsi="Times New Roman" w:cs="Times New Roman"/>
          <w:b/>
          <w:bCs/>
          <w:color w:val="000000" w:themeColor="text1"/>
          <w:sz w:val="32"/>
          <w:szCs w:val="32"/>
          <w:rtl w:val="0"/>
          <w:lang w:val="vi-VN"/>
          <w14:textFill>
            <w14:solidFill>
              <w14:schemeClr w14:val="tx1"/>
            </w14:solidFill>
          </w14:textFill>
        </w:rPr>
      </w:pPr>
      <w:bookmarkStart w:id="39" w:name="_Toc18948"/>
      <w:bookmarkStart w:id="40" w:name="_Toc16796"/>
      <w:r>
        <w:rPr>
          <w:rFonts w:hint="default" w:ascii="Times New Roman" w:hAnsi="Times New Roman" w:cs="Times New Roman"/>
          <w:b/>
          <w:bCs/>
          <w:color w:val="000000" w:themeColor="text1"/>
          <w:sz w:val="32"/>
          <w:szCs w:val="32"/>
          <w:rtl w:val="0"/>
          <w:lang w:val="vi-VN"/>
          <w14:textFill>
            <w14:solidFill>
              <w14:schemeClr w14:val="tx1"/>
            </w14:solidFill>
          </w14:textFill>
        </w:rPr>
        <w:t>Mô tả tổng quát:</w:t>
      </w:r>
      <w:bookmarkEnd w:id="39"/>
      <w:bookmarkEnd w:id="40"/>
      <w:r>
        <w:rPr>
          <w:rFonts w:hint="default" w:ascii="Times New Roman" w:hAnsi="Times New Roman" w:cs="Times New Roman"/>
          <w:b/>
          <w:bCs/>
          <w:color w:val="000000" w:themeColor="text1"/>
          <w:sz w:val="32"/>
          <w:szCs w:val="32"/>
          <w:rtl w:val="0"/>
          <w:lang w:val="vi-VN"/>
          <w14:textFill>
            <w14:solidFill>
              <w14:schemeClr w14:val="tx1"/>
            </w14:solidFill>
          </w14:textFill>
        </w:rPr>
        <w:t xml:space="preserve"> </w:t>
      </w:r>
    </w:p>
    <w:p w14:paraId="00000065">
      <w:pPr>
        <w:keepNext w:val="0"/>
        <w:keepLines w:val="0"/>
        <w:pageBreakBefore w:val="0"/>
        <w:widowControl/>
        <w:numPr>
          <w:ilvl w:val="0"/>
          <w:numId w:val="2"/>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1"/>
        <w:rPr>
          <w:rFonts w:hint="default" w:ascii="Times New Roman" w:hAnsi="Times New Roman" w:eastAsia="Times New Roman" w:cs="Times New Roman"/>
          <w:b/>
          <w:color w:val="000000" w:themeColor="text1"/>
          <w:sz w:val="26"/>
          <w:szCs w:val="26"/>
          <w14:textFill>
            <w14:solidFill>
              <w14:schemeClr w14:val="tx1"/>
            </w14:solidFill>
          </w14:textFill>
        </w:rPr>
      </w:pPr>
      <w:bookmarkStart w:id="41" w:name="_Toc25181"/>
      <w:bookmarkStart w:id="42" w:name="_Toc18930"/>
      <w:r>
        <w:rPr>
          <w:rFonts w:hint="default" w:ascii="Times New Roman" w:hAnsi="Times New Roman" w:eastAsia="Times New Roman" w:cs="Times New Roman"/>
          <w:b/>
          <w:color w:val="000000" w:themeColor="text1"/>
          <w:sz w:val="26"/>
          <w:szCs w:val="26"/>
          <w:rtl w:val="0"/>
          <w14:textFill>
            <w14:solidFill>
              <w14:schemeClr w14:val="tx1"/>
            </w14:solidFill>
          </w14:textFill>
        </w:rPr>
        <w:t>Chức năng:</w:t>
      </w:r>
      <w:bookmarkEnd w:id="41"/>
      <w:bookmarkEnd w:id="42"/>
      <w:r>
        <w:rPr>
          <w:rFonts w:hint="default" w:ascii="Times New Roman" w:hAnsi="Times New Roman" w:eastAsia="Times New Roman" w:cs="Times New Roman"/>
          <w:b/>
          <w:color w:val="000000" w:themeColor="text1"/>
          <w:sz w:val="26"/>
          <w:szCs w:val="26"/>
          <w:rtl w:val="0"/>
          <w14:textFill>
            <w14:solidFill>
              <w14:schemeClr w14:val="tx1"/>
            </w14:solidFill>
          </w14:textFill>
        </w:rPr>
        <w:t xml:space="preserve"> </w:t>
      </w:r>
    </w:p>
    <w:p w14:paraId="00000066">
      <w:pPr>
        <w:shd w:val="clear" w:fill="FFFFFF"/>
        <w:spacing w:after="90"/>
        <w:ind w:right="225"/>
        <w:jc w:val="left"/>
        <w:rPr>
          <w:rFonts w:hint="default"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rtl w:val="0"/>
          <w14:textFill>
            <w14:solidFill>
              <w14:schemeClr w14:val="tx1"/>
            </w14:solidFill>
          </w14:textFill>
        </w:rPr>
        <w:t xml:space="preserve">Chức năng </w:t>
      </w:r>
      <w:r>
        <w:rPr>
          <w:rFonts w:hint="default" w:ascii="Times New Roman" w:hAnsi="Times New Roman" w:cs="Times New Roman"/>
          <w:color w:val="000000" w:themeColor="text1"/>
          <w:sz w:val="26"/>
          <w:szCs w:val="26"/>
          <w:rtl w:val="0"/>
          <w14:textFill>
            <w14:solidFill>
              <w14:schemeClr w14:val="tx1"/>
            </w14:solidFill>
          </w14:textFill>
        </w:rPr>
        <w:t>dành</w:t>
      </w:r>
      <w:r>
        <w:rPr>
          <w:rFonts w:hint="default" w:ascii="Times New Roman" w:hAnsi="Times New Roman" w:eastAsia="Times New Roman" w:cs="Times New Roman"/>
          <w:color w:val="000000" w:themeColor="text1"/>
          <w:sz w:val="26"/>
          <w:szCs w:val="26"/>
          <w:rtl w:val="0"/>
          <w14:textFill>
            <w14:solidFill>
              <w14:schemeClr w14:val="tx1"/>
            </w14:solidFill>
          </w14:textFill>
        </w:rPr>
        <w:t xml:space="preserve"> cho khách hàng vãng lai (</w:t>
      </w:r>
      <w:r>
        <w:rPr>
          <w:rFonts w:hint="default" w:ascii="Times New Roman" w:hAnsi="Times New Roman" w:eastAsia="Times New Roman" w:cs="Times New Roman"/>
          <w:b/>
          <w:color w:val="000000" w:themeColor="text1"/>
          <w:sz w:val="26"/>
          <w:szCs w:val="26"/>
          <w:rtl w:val="0"/>
          <w14:textFill>
            <w14:solidFill>
              <w14:schemeClr w14:val="tx1"/>
            </w14:solidFill>
          </w14:textFill>
        </w:rPr>
        <w:t>Guest</w:t>
      </w:r>
      <w:r>
        <w:rPr>
          <w:rFonts w:hint="default" w:ascii="Times New Roman" w:hAnsi="Times New Roman" w:eastAsia="Times New Roman" w:cs="Times New Roman"/>
          <w:color w:val="000000" w:themeColor="text1"/>
          <w:sz w:val="26"/>
          <w:szCs w:val="26"/>
          <w:rtl w:val="0"/>
          <w14:textFill>
            <w14:solidFill>
              <w14:schemeClr w14:val="tx1"/>
            </w14:solidFill>
          </w14:textFill>
        </w:rPr>
        <w:t>):</w:t>
      </w:r>
    </w:p>
    <w:tbl>
      <w:tblPr>
        <w:tblStyle w:val="27"/>
        <w:tblW w:w="10065"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20"/>
        <w:gridCol w:w="9345"/>
      </w:tblGrid>
      <w:tr w14:paraId="5EEAAC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67">
            <w:pPr>
              <w:spacing w:before="75" w:after="75" w:line="240" w:lineRule="auto"/>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2.1</w:t>
            </w:r>
          </w:p>
        </w:tc>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68">
            <w:pPr>
              <w:spacing w:after="90" w:line="240" w:lineRule="auto"/>
              <w:ind w:left="225" w:right="225" w:firstLine="0"/>
              <w:jc w:val="left"/>
              <w:rPr>
                <w:rFonts w:ascii="Times New Roman" w:hAnsi="Times New Roman" w:eastAsia="Times New Roman" w:cs="Times New Roman"/>
                <w:b/>
                <w:color w:val="000000" w:themeColor="text1"/>
                <w:sz w:val="26"/>
                <w:szCs w:val="26"/>
                <w14:textFill>
                  <w14:solidFill>
                    <w14:schemeClr w14:val="tx1"/>
                  </w14:solidFill>
                </w14:textFill>
              </w:rPr>
            </w:pPr>
            <w:r>
              <w:rPr>
                <w:rFonts w:ascii="Times New Roman" w:hAnsi="Times New Roman" w:eastAsia="Times New Roman" w:cs="Times New Roman"/>
                <w:b/>
                <w:color w:val="000000" w:themeColor="text1"/>
                <w:sz w:val="26"/>
                <w:szCs w:val="26"/>
                <w:rtl w:val="0"/>
                <w14:textFill>
                  <w14:solidFill>
                    <w14:schemeClr w14:val="tx1"/>
                  </w14:solidFill>
                </w14:textFill>
              </w:rPr>
              <w:t>Xem thông tin phòng khám, lịch khám, danh mục dịch vụ.</w:t>
            </w:r>
          </w:p>
          <w:tbl>
            <w:tblPr>
              <w:tblStyle w:val="28"/>
              <w:tblW w:w="93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00"/>
              <w:gridCol w:w="8425"/>
            </w:tblGrid>
            <w:tr w14:paraId="589293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69">
                  <w:pPr>
                    <w:spacing w:before="75" w:after="75" w:line="240" w:lineRule="auto"/>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2.1.1</w:t>
                  </w:r>
                </w:p>
              </w:tc>
              <w:tc>
                <w:tcPr>
                  <w:tcW w:w="8425"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6A">
                  <w:pPr>
                    <w:spacing w:after="90" w:line="240" w:lineRule="auto"/>
                    <w:ind w:left="225" w:right="225" w:firstLine="0"/>
                    <w:jc w:val="left"/>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Xem danh sách các dịch vụ mới cập nhật</w:t>
                  </w:r>
                </w:p>
              </w:tc>
            </w:tr>
            <w:tr w14:paraId="5B62AC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6B">
                  <w:pPr>
                    <w:spacing w:after="0" w:line="240" w:lineRule="auto"/>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2.1.2</w:t>
                  </w:r>
                </w:p>
              </w:tc>
              <w:tc>
                <w:tcPr>
                  <w:tcW w:w="8425"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6C">
                  <w:pPr>
                    <w:spacing w:after="90" w:line="240" w:lineRule="auto"/>
                    <w:ind w:left="225" w:right="225" w:firstLine="0"/>
                    <w:jc w:val="left"/>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Xem danh sách dịch vụ theo từng danh mục</w:t>
                  </w:r>
                </w:p>
              </w:tc>
            </w:tr>
            <w:tr w14:paraId="3C3B58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833" w:hRule="atLeast"/>
              </w:trPr>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6D">
                  <w:pPr>
                    <w:spacing w:after="0" w:line="240" w:lineRule="auto"/>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2.1.3</w:t>
                  </w:r>
                </w:p>
              </w:tc>
              <w:tc>
                <w:tcPr>
                  <w:tcW w:w="8425"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6E">
                  <w:pPr>
                    <w:spacing w:after="90" w:line="240" w:lineRule="auto"/>
                    <w:ind w:left="225" w:right="225" w:firstLine="0"/>
                    <w:jc w:val="left"/>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Xem thông tin về phòng khám: Điện thoại, Fax, Địa chỉ và các thông tin giới thiệu khác.</w:t>
                  </w:r>
                </w:p>
              </w:tc>
            </w:tr>
            <w:tr w14:paraId="3A1D32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6F">
                  <w:pPr>
                    <w:spacing w:after="0" w:line="240" w:lineRule="auto"/>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2.1.4</w:t>
                  </w:r>
                </w:p>
              </w:tc>
              <w:tc>
                <w:tcPr>
                  <w:tcW w:w="8425"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70">
                  <w:pPr>
                    <w:spacing w:after="90" w:line="240" w:lineRule="auto"/>
                    <w:ind w:left="225" w:right="225" w:firstLine="0"/>
                    <w:jc w:val="left"/>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Xem chi tiết dịch vụ , và các dịch vụ cùng danh mục.</w:t>
                  </w:r>
                </w:p>
              </w:tc>
            </w:tr>
            <w:tr w14:paraId="4C76FF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71">
                  <w:pPr>
                    <w:spacing w:after="0" w:line="240" w:lineRule="auto"/>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2.1.5</w:t>
                  </w:r>
                </w:p>
              </w:tc>
              <w:tc>
                <w:tcPr>
                  <w:tcW w:w="8425"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72">
                  <w:pPr>
                    <w:spacing w:after="90" w:line="240" w:lineRule="auto"/>
                    <w:ind w:left="225" w:right="225" w:firstLine="0"/>
                    <w:jc w:val="left"/>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Xem danh sách các dịch vụ HOT nhất (có số lượng lựa chọn nhiều nhất)</w:t>
                  </w:r>
                </w:p>
              </w:tc>
            </w:tr>
            <w:tr w14:paraId="672FD3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73">
                  <w:pPr>
                    <w:spacing w:after="0" w:line="240" w:lineRule="auto"/>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2.1.6</w:t>
                  </w:r>
                </w:p>
              </w:tc>
              <w:tc>
                <w:tcPr>
                  <w:tcW w:w="8425"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74">
                  <w:pPr>
                    <w:spacing w:after="90" w:line="240" w:lineRule="auto"/>
                    <w:ind w:left="225" w:right="225" w:firstLine="0"/>
                    <w:jc w:val="left"/>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Tìm kiếm dịch vụ nâng cao (dựa vào khoảng giá và trình độ nha sĩ )</w:t>
                  </w:r>
                </w:p>
              </w:tc>
            </w:tr>
            <w:tr w14:paraId="603F0E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75">
                  <w:pPr>
                    <w:spacing w:after="0" w:line="240" w:lineRule="auto"/>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2.1.7</w:t>
                  </w:r>
                </w:p>
              </w:tc>
              <w:tc>
                <w:tcPr>
                  <w:tcW w:w="8425"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76">
                  <w:pPr>
                    <w:spacing w:after="90" w:line="240" w:lineRule="auto"/>
                    <w:ind w:left="225" w:right="225" w:firstLine="0"/>
                    <w:jc w:val="left"/>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Lọc trên kết quả tìm kiếm theo: danh mục hoặc tên nha sĩ</w:t>
                  </w:r>
                </w:p>
              </w:tc>
            </w:tr>
            <w:tr w14:paraId="491AB6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77">
                  <w:pPr>
                    <w:spacing w:after="0" w:line="240" w:lineRule="auto"/>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2.1.8</w:t>
                  </w:r>
                </w:p>
              </w:tc>
              <w:tc>
                <w:tcPr>
                  <w:tcW w:w="8425"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78">
                  <w:pPr>
                    <w:spacing w:after="90" w:line="240" w:lineRule="auto"/>
                    <w:ind w:left="225" w:right="225" w:firstLine="0"/>
                    <w:jc w:val="left"/>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Tạo tài khoản để tư vấn và đặt lịch</w:t>
                  </w:r>
                </w:p>
              </w:tc>
            </w:tr>
            <w:tr w14:paraId="2AD7B6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79">
                  <w:pPr>
                    <w:spacing w:after="0" w:line="240" w:lineRule="auto"/>
                    <w:jc w:val="center"/>
                    <w:rPr>
                      <w:rFonts w:ascii="Times New Roman" w:hAnsi="Times New Roman" w:eastAsia="Times New Roman" w:cs="Times New Roman"/>
                      <w:color w:val="000000" w:themeColor="text1"/>
                      <w:sz w:val="26"/>
                      <w:szCs w:val="26"/>
                      <w14:textFill>
                        <w14:solidFill>
                          <w14:schemeClr w14:val="tx1"/>
                        </w14:solidFill>
                      </w14:textFill>
                    </w:rPr>
                  </w:pPr>
                  <w:bookmarkStart w:id="43" w:name="_heading=h.1t3h5sf" w:colFirst="0" w:colLast="0"/>
                  <w:bookmarkEnd w:id="43"/>
                  <w:r>
                    <w:rPr>
                      <w:rFonts w:ascii="Times New Roman" w:hAnsi="Times New Roman" w:eastAsia="Times New Roman" w:cs="Times New Roman"/>
                      <w:color w:val="000000" w:themeColor="text1"/>
                      <w:sz w:val="26"/>
                      <w:szCs w:val="26"/>
                      <w:rtl w:val="0"/>
                      <w14:textFill>
                        <w14:solidFill>
                          <w14:schemeClr w14:val="tx1"/>
                        </w14:solidFill>
                      </w14:textFill>
                    </w:rPr>
                    <w:t>2.1.9</w:t>
                  </w:r>
                </w:p>
              </w:tc>
              <w:tc>
                <w:tcPr>
                  <w:tcW w:w="8425"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7A">
                  <w:pPr>
                    <w:spacing w:after="90" w:line="240" w:lineRule="auto"/>
                    <w:ind w:left="225" w:right="225" w:firstLine="0"/>
                    <w:jc w:val="left"/>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Tìm kiếm dịch vụ theo tên</w:t>
                  </w:r>
                </w:p>
              </w:tc>
            </w:tr>
          </w:tbl>
          <w:p w14:paraId="0000007B">
            <w:pPr>
              <w:spacing w:after="0" w:line="240" w:lineRule="auto"/>
              <w:rPr>
                <w:rFonts w:ascii="Times New Roman" w:hAnsi="Times New Roman" w:eastAsia="Times New Roman" w:cs="Times New Roman"/>
                <w:color w:val="000000" w:themeColor="text1"/>
                <w:sz w:val="26"/>
                <w:szCs w:val="26"/>
                <w14:textFill>
                  <w14:solidFill>
                    <w14:schemeClr w14:val="tx1"/>
                  </w14:solidFill>
                </w14:textFill>
              </w:rPr>
            </w:pPr>
          </w:p>
        </w:tc>
      </w:tr>
    </w:tbl>
    <w:p w14:paraId="0000007C">
      <w:pPr>
        <w:shd w:val="clear" w:fill="FFFFFF"/>
        <w:spacing w:after="90"/>
        <w:ind w:right="225"/>
        <w:jc w:val="both"/>
        <w:rPr>
          <w:rFonts w:ascii="Times New Roman" w:hAnsi="Times New Roman" w:eastAsia="Times New Roman" w:cs="Times New Roman"/>
          <w:color w:val="000000" w:themeColor="text1"/>
          <w:sz w:val="26"/>
          <w:szCs w:val="26"/>
          <w14:textFill>
            <w14:solidFill>
              <w14:schemeClr w14:val="tx1"/>
            </w14:solidFill>
          </w14:textFill>
        </w:rPr>
      </w:pPr>
    </w:p>
    <w:p w14:paraId="0000007E">
      <w:pPr>
        <w:shd w:val="clear" w:fill="FFFFFF"/>
        <w:spacing w:after="90"/>
        <w:ind w:right="225"/>
        <w:jc w:val="both"/>
        <w:rPr>
          <w:rFonts w:ascii="Times New Roman" w:hAnsi="Times New Roman" w:eastAsia="Times New Roman" w:cs="Times New Roman"/>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Chức năng </w:t>
      </w:r>
      <w:r>
        <w:rPr>
          <w:color w:val="000000" w:themeColor="text1"/>
          <w:sz w:val="26"/>
          <w:szCs w:val="26"/>
          <w:rtl w:val="0"/>
          <w14:textFill>
            <w14:solidFill>
              <w14:schemeClr w14:val="tx1"/>
            </w14:solidFill>
          </w14:textFill>
        </w:rPr>
        <w:t>dành</w:t>
      </w:r>
      <w:r>
        <w:rPr>
          <w:rFonts w:ascii="Times New Roman" w:hAnsi="Times New Roman" w:eastAsia="Times New Roman" w:cs="Times New Roman"/>
          <w:color w:val="000000" w:themeColor="text1"/>
          <w:sz w:val="26"/>
          <w:szCs w:val="26"/>
          <w:rtl w:val="0"/>
          <w14:textFill>
            <w14:solidFill>
              <w14:schemeClr w14:val="tx1"/>
            </w14:solidFill>
          </w14:textFill>
        </w:rPr>
        <w:t xml:space="preserve"> cho khách hàng (</w:t>
      </w:r>
      <w:r>
        <w:rPr>
          <w:rFonts w:ascii="Times New Roman" w:hAnsi="Times New Roman" w:eastAsia="Times New Roman" w:cs="Times New Roman"/>
          <w:b/>
          <w:color w:val="000000" w:themeColor="text1"/>
          <w:sz w:val="26"/>
          <w:szCs w:val="26"/>
          <w:rtl w:val="0"/>
          <w14:textFill>
            <w14:solidFill>
              <w14:schemeClr w14:val="tx1"/>
            </w14:solidFill>
          </w14:textFill>
        </w:rPr>
        <w:t>Customer</w:t>
      </w:r>
      <w:r>
        <w:rPr>
          <w:rFonts w:ascii="Times New Roman" w:hAnsi="Times New Roman" w:eastAsia="Times New Roman" w:cs="Times New Roman"/>
          <w:color w:val="000000" w:themeColor="text1"/>
          <w:sz w:val="26"/>
          <w:szCs w:val="26"/>
          <w:rtl w:val="0"/>
          <w14:textFill>
            <w14:solidFill>
              <w14:schemeClr w14:val="tx1"/>
            </w14:solidFill>
          </w14:textFill>
        </w:rPr>
        <w:t>): ngoài các chức năng như một Guest, đối tượng Customer được bổ sung các chức năng sau:</w:t>
      </w:r>
    </w:p>
    <w:tbl>
      <w:tblPr>
        <w:tblStyle w:val="29"/>
        <w:tblW w:w="10065"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05"/>
        <w:gridCol w:w="9360"/>
      </w:tblGrid>
      <w:tr w14:paraId="4FAB99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7F">
            <w:pPr>
              <w:spacing w:after="0" w:line="240" w:lineRule="auto"/>
              <w:jc w:val="center"/>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2.2</w:t>
            </w:r>
          </w:p>
        </w:tc>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80">
            <w:pPr>
              <w:spacing w:after="90" w:line="240" w:lineRule="auto"/>
              <w:ind w:left="225" w:right="225" w:firstLine="0"/>
              <w:jc w:val="left"/>
              <w:rPr>
                <w:rFonts w:hint="default" w:ascii="Times New Roman" w:hAnsi="Times New Roman" w:eastAsia="Times New Roman" w:cs="Times New Roman"/>
                <w:b/>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b/>
                <w:strike w:val="0"/>
                <w:dstrike w:val="0"/>
                <w:color w:val="000000" w:themeColor="text1"/>
                <w:sz w:val="26"/>
                <w:szCs w:val="26"/>
                <w:rtl w:val="0"/>
                <w14:textFill>
                  <w14:solidFill>
                    <w14:schemeClr w14:val="tx1"/>
                  </w14:solidFill>
                </w14:textFill>
              </w:rPr>
              <w:t>Quản lý lịch khám</w:t>
            </w:r>
          </w:p>
          <w:tbl>
            <w:tblPr>
              <w:tblStyle w:val="30"/>
              <w:tblW w:w="93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14"/>
              <w:gridCol w:w="8416"/>
            </w:tblGrid>
            <w:tr w14:paraId="3E07AB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1476" w:hRule="atLeast"/>
              </w:trPr>
              <w:tc>
                <w:tcPr>
                  <w:tcW w:w="9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81">
                  <w:pPr>
                    <w:spacing w:before="75" w:after="75" w:line="240" w:lineRule="auto"/>
                    <w:jc w:val="center"/>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2.2.1</w:t>
                  </w:r>
                </w:p>
              </w:tc>
              <w:tc>
                <w:tcPr>
                  <w:tcW w:w="841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tbl>
                  <w:tblPr>
                    <w:tblStyle w:val="31"/>
                    <w:tblpPr w:leftFromText="180" w:rightFromText="180" w:vertAnchor="text" w:horzAnchor="page" w:tblpX="48" w:tblpY="-1834"/>
                    <w:tblOverlap w:val="never"/>
                    <w:tblW w:w="83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013"/>
                    <w:gridCol w:w="7377"/>
                  </w:tblGrid>
                  <w:tr w14:paraId="366EBE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390"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3A98029">
                        <w:pPr>
                          <w:spacing w:after="90" w:line="240" w:lineRule="auto"/>
                          <w:ind w:right="225"/>
                          <w:jc w:val="left"/>
                          <w:rPr>
                            <w:rFonts w:hint="default" w:ascii="Times New Roman" w:hAnsi="Times New Roman" w:eastAsia="Times New Roman" w:cs="Times New Roman"/>
                            <w:strike w:val="0"/>
                            <w:dstrike w:val="0"/>
                            <w:color w:val="000000" w:themeColor="text1"/>
                            <w:sz w:val="26"/>
                            <w:szCs w:val="26"/>
                            <w:vertAlign w:val="baseline"/>
                            <w14:textFill>
                              <w14:solidFill>
                                <w14:schemeClr w14:val="tx1"/>
                              </w14:solidFill>
                            </w14:textFill>
                          </w:rPr>
                        </w:pPr>
                        <w:r>
                          <w:rPr>
                            <w:rFonts w:hint="default" w:ascii="Times New Roman" w:hAnsi="Times New Roman" w:eastAsia="Times New Roman" w:cs="Times New Roman"/>
                            <w:b/>
                            <w:strike w:val="0"/>
                            <w:dstrike w:val="0"/>
                            <w:color w:val="000000" w:themeColor="text1"/>
                            <w:sz w:val="26"/>
                            <w:szCs w:val="26"/>
                            <w:vertAlign w:val="baseline"/>
                            <w:rtl w:val="0"/>
                            <w14:textFill>
                              <w14:solidFill>
                                <w14:schemeClr w14:val="tx1"/>
                              </w14:solidFill>
                            </w14:textFill>
                          </w:rPr>
                          <w:t>Đăng ký lịch khám</w:t>
                        </w:r>
                      </w:p>
                    </w:tc>
                  </w:tr>
                  <w:tr w14:paraId="6BFD86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01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A28B6D7">
                        <w:pPr>
                          <w:spacing w:after="90" w:line="240" w:lineRule="auto"/>
                          <w:ind w:right="-85"/>
                          <w:jc w:val="center"/>
                          <w:rPr>
                            <w:rFonts w:hint="default" w:ascii="Times New Roman" w:hAnsi="Times New Roman" w:eastAsia="Times New Roman" w:cs="Times New Roman"/>
                            <w:strike w:val="0"/>
                            <w:dstrike w:val="0"/>
                            <w:color w:val="000000" w:themeColor="text1"/>
                            <w:sz w:val="26"/>
                            <w:szCs w:val="26"/>
                            <w:vertAlign w:val="baseline"/>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vertAlign w:val="baseline"/>
                            <w:rtl w:val="0"/>
                            <w14:textFill>
                              <w14:solidFill>
                                <w14:schemeClr w14:val="tx1"/>
                              </w14:solidFill>
                            </w14:textFill>
                          </w:rPr>
                          <w:t>2.2.1.1</w:t>
                        </w:r>
                      </w:p>
                    </w:tc>
                    <w:tc>
                      <w:tcPr>
                        <w:tcW w:w="737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7928DC4">
                        <w:pPr>
                          <w:spacing w:after="90" w:line="240" w:lineRule="auto"/>
                          <w:ind w:right="225"/>
                          <w:jc w:val="left"/>
                          <w:rPr>
                            <w:rFonts w:hint="default" w:ascii="Times New Roman" w:hAnsi="Times New Roman" w:eastAsia="Times New Roman" w:cs="Times New Roman"/>
                            <w:strike w:val="0"/>
                            <w:dstrike w:val="0"/>
                            <w:color w:val="000000" w:themeColor="text1"/>
                            <w:sz w:val="26"/>
                            <w:szCs w:val="26"/>
                            <w:vertAlign w:val="baseline"/>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vertAlign w:val="baseline"/>
                            <w:rtl w:val="0"/>
                            <w14:textFill>
                              <w14:solidFill>
                                <w14:schemeClr w14:val="tx1"/>
                              </w14:solidFill>
                            </w14:textFill>
                          </w:rPr>
                          <w:t>Đăng ký lịch khám 1 lần. Nhận thông báo nhắc lịch 1 ngày trước ngày khám</w:t>
                        </w:r>
                      </w:p>
                    </w:tc>
                  </w:tr>
                  <w:tr w14:paraId="246A0B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01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2AC57FD">
                        <w:pPr>
                          <w:spacing w:after="90" w:line="240" w:lineRule="auto"/>
                          <w:ind w:right="-85"/>
                          <w:jc w:val="center"/>
                          <w:rPr>
                            <w:rFonts w:hint="default" w:ascii="Times New Roman" w:hAnsi="Times New Roman" w:eastAsia="Times New Roman" w:cs="Times New Roman"/>
                            <w:strike w:val="0"/>
                            <w:dstrike w:val="0"/>
                            <w:color w:val="000000" w:themeColor="text1"/>
                            <w:sz w:val="26"/>
                            <w:szCs w:val="26"/>
                            <w:vertAlign w:val="baseline"/>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vertAlign w:val="baseline"/>
                            <w:rtl w:val="0"/>
                            <w14:textFill>
                              <w14:solidFill>
                                <w14:schemeClr w14:val="tx1"/>
                              </w14:solidFill>
                            </w14:textFill>
                          </w:rPr>
                          <w:t>2.2.1.2</w:t>
                        </w:r>
                      </w:p>
                    </w:tc>
                    <w:tc>
                      <w:tcPr>
                        <w:tcW w:w="737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AB8786F">
                        <w:pPr>
                          <w:spacing w:after="90" w:line="240" w:lineRule="auto"/>
                          <w:ind w:right="225"/>
                          <w:jc w:val="left"/>
                          <w:rPr>
                            <w:rFonts w:hint="default" w:ascii="Times New Roman" w:hAnsi="Times New Roman" w:eastAsia="Times New Roman" w:cs="Times New Roman"/>
                            <w:strike w:val="0"/>
                            <w:dstrike w:val="0"/>
                            <w:color w:val="000000" w:themeColor="text1"/>
                            <w:sz w:val="26"/>
                            <w:szCs w:val="26"/>
                            <w:vertAlign w:val="baseline"/>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vertAlign w:val="baseline"/>
                            <w:rtl w:val="0"/>
                            <w14:textFill>
                              <w14:solidFill>
                                <w14:schemeClr w14:val="tx1"/>
                              </w14:solidFill>
                            </w14:textFill>
                          </w:rPr>
                          <w:t>Đăng ký lịch khám, điều trị định kỳ (theo lịch điều trị của nha sĩ)</w:t>
                        </w:r>
                      </w:p>
                    </w:tc>
                  </w:tr>
                </w:tbl>
                <w:p w14:paraId="00000089">
                  <w:pPr>
                    <w:spacing w:after="90" w:line="240" w:lineRule="auto"/>
                    <w:ind w:right="225"/>
                    <w:jc w:val="left"/>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p>
              </w:tc>
            </w:tr>
            <w:tr w14:paraId="03CE34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9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8A">
                  <w:pPr>
                    <w:spacing w:after="0" w:line="240" w:lineRule="auto"/>
                    <w:jc w:val="center"/>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2.2.2</w:t>
                  </w:r>
                </w:p>
              </w:tc>
              <w:tc>
                <w:tcPr>
                  <w:tcW w:w="841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8B">
                  <w:pPr>
                    <w:spacing w:after="90" w:line="240" w:lineRule="auto"/>
                    <w:ind w:left="225" w:right="225" w:firstLine="0"/>
                    <w:jc w:val="left"/>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Xóa lịch khám đã đăng ký</w:t>
                  </w:r>
                </w:p>
              </w:tc>
            </w:tr>
            <w:tr w14:paraId="2A7250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9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8C">
                  <w:pPr>
                    <w:spacing w:after="0" w:line="240" w:lineRule="auto"/>
                    <w:jc w:val="center"/>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2.2.3</w:t>
                  </w:r>
                </w:p>
              </w:tc>
              <w:tc>
                <w:tcPr>
                  <w:tcW w:w="841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8D">
                  <w:pPr>
                    <w:spacing w:after="90" w:line="240" w:lineRule="auto"/>
                    <w:ind w:left="225" w:right="225" w:firstLine="0"/>
                    <w:jc w:val="left"/>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Xem chi tiết lịch khám</w:t>
                  </w:r>
                </w:p>
              </w:tc>
            </w:tr>
            <w:tr w14:paraId="39E7FC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9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8E">
                  <w:pPr>
                    <w:spacing w:after="0" w:line="240" w:lineRule="auto"/>
                    <w:jc w:val="center"/>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2.2.4</w:t>
                  </w:r>
                </w:p>
              </w:tc>
              <w:tc>
                <w:tcPr>
                  <w:tcW w:w="841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8F">
                  <w:pPr>
                    <w:spacing w:after="90" w:line="240" w:lineRule="auto"/>
                    <w:ind w:left="225" w:right="225" w:firstLine="0"/>
                    <w:jc w:val="left"/>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Xem thông tin tóm tắt (tổng tiền, số dịch) của danh sách dịch vụ được chọn</w:t>
                  </w:r>
                </w:p>
              </w:tc>
            </w:tr>
          </w:tbl>
          <w:p w14:paraId="00000090">
            <w:pPr>
              <w:spacing w:after="0" w:line="240" w:lineRule="auto"/>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p>
        </w:tc>
      </w:tr>
      <w:tr w14:paraId="28CD7A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91">
            <w:pPr>
              <w:spacing w:after="0" w:line="240" w:lineRule="auto"/>
              <w:jc w:val="center"/>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2.3</w:t>
            </w:r>
          </w:p>
        </w:tc>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92">
            <w:pPr>
              <w:spacing w:after="90" w:line="240" w:lineRule="auto"/>
              <w:ind w:left="225" w:right="225" w:firstLine="0"/>
              <w:jc w:val="left"/>
              <w:rPr>
                <w:rFonts w:hint="default" w:ascii="Times New Roman" w:hAnsi="Times New Roman" w:eastAsia="Times New Roman" w:cs="Times New Roman"/>
                <w:b/>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b/>
                <w:strike w:val="0"/>
                <w:dstrike w:val="0"/>
                <w:color w:val="000000" w:themeColor="text1"/>
                <w:sz w:val="26"/>
                <w:szCs w:val="26"/>
                <w:rtl w:val="0"/>
                <w14:textFill>
                  <w14:solidFill>
                    <w14:schemeClr w14:val="tx1"/>
                  </w14:solidFill>
                </w14:textFill>
              </w:rPr>
              <w:t>Quản lý hóa đơn các dịch vụ được chọn</w:t>
            </w:r>
          </w:p>
          <w:tbl>
            <w:tblPr>
              <w:tblStyle w:val="32"/>
              <w:tblW w:w="93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26"/>
              <w:gridCol w:w="8514"/>
            </w:tblGrid>
            <w:tr w14:paraId="46411E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93">
                  <w:pPr>
                    <w:spacing w:before="75" w:after="75" w:line="240" w:lineRule="auto"/>
                    <w:jc w:val="center"/>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2.3.1</w:t>
                  </w:r>
                </w:p>
              </w:tc>
              <w:tc>
                <w:tcPr>
                  <w:tcW w:w="85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94">
                  <w:pPr>
                    <w:spacing w:after="90" w:line="240" w:lineRule="auto"/>
                    <w:ind w:left="225" w:right="225" w:firstLine="0"/>
                    <w:jc w:val="left"/>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Tạo hóa đơn dựa trên các mục trong danh sách dịch vụ được chọn</w:t>
                  </w:r>
                </w:p>
              </w:tc>
            </w:tr>
            <w:tr w14:paraId="655055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95">
                  <w:pPr>
                    <w:spacing w:after="0" w:line="240" w:lineRule="auto"/>
                    <w:jc w:val="center"/>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2.3.2</w:t>
                  </w:r>
                </w:p>
              </w:tc>
              <w:tc>
                <w:tcPr>
                  <w:tcW w:w="85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96">
                  <w:pPr>
                    <w:spacing w:after="90" w:line="240" w:lineRule="auto"/>
                    <w:ind w:left="225" w:right="225" w:firstLine="0"/>
                    <w:jc w:val="left"/>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Lưu hóa đơn đã tạo</w:t>
                  </w:r>
                </w:p>
              </w:tc>
            </w:tr>
            <w:tr w14:paraId="4841FF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97">
                  <w:pPr>
                    <w:spacing w:after="0" w:line="240" w:lineRule="auto"/>
                    <w:jc w:val="center"/>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2.3.3</w:t>
                  </w:r>
                </w:p>
              </w:tc>
              <w:tc>
                <w:tcPr>
                  <w:tcW w:w="85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98">
                  <w:pPr>
                    <w:spacing w:after="90" w:line="240" w:lineRule="auto"/>
                    <w:ind w:left="225" w:right="225" w:firstLine="0"/>
                    <w:jc w:val="left"/>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Hủy lịch khám đặt lịch (trước ngày khám 24h)</w:t>
                  </w:r>
                </w:p>
              </w:tc>
            </w:tr>
            <w:tr w14:paraId="1FA5EC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99">
                  <w:pPr>
                    <w:spacing w:after="0" w:line="240" w:lineRule="auto"/>
                    <w:jc w:val="center"/>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2.3.4</w:t>
                  </w:r>
                </w:p>
              </w:tc>
              <w:tc>
                <w:tcPr>
                  <w:tcW w:w="85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9A">
                  <w:pPr>
                    <w:spacing w:after="90" w:line="240" w:lineRule="auto"/>
                    <w:ind w:left="225" w:right="225" w:firstLine="0"/>
                    <w:jc w:val="left"/>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Xem thông tin lịch sử giao dịch</w:t>
                  </w:r>
                </w:p>
              </w:tc>
            </w:tr>
            <w:tr w14:paraId="228AE5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9B">
                  <w:pPr>
                    <w:spacing w:after="0" w:line="240" w:lineRule="auto"/>
                    <w:jc w:val="center"/>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2.3.5</w:t>
                  </w:r>
                </w:p>
              </w:tc>
              <w:tc>
                <w:tcPr>
                  <w:tcW w:w="85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9C">
                  <w:pPr>
                    <w:spacing w:after="90" w:line="240" w:lineRule="auto"/>
                    <w:ind w:left="225" w:right="225" w:firstLine="0"/>
                    <w:jc w:val="left"/>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Gửi thông tin phản hồi về nha sĩ và chất lượng dịch vụ</w:t>
                  </w:r>
                </w:p>
              </w:tc>
            </w:tr>
          </w:tbl>
          <w:p w14:paraId="0000009D">
            <w:pPr>
              <w:spacing w:after="0" w:line="240" w:lineRule="auto"/>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p>
        </w:tc>
      </w:tr>
      <w:tr w14:paraId="282985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9E">
            <w:pPr>
              <w:spacing w:after="0" w:line="240" w:lineRule="auto"/>
              <w:jc w:val="center"/>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2.4</w:t>
            </w:r>
          </w:p>
        </w:tc>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9F">
            <w:pPr>
              <w:spacing w:after="90" w:line="240" w:lineRule="auto"/>
              <w:ind w:left="225" w:right="225" w:firstLine="0"/>
              <w:jc w:val="left"/>
              <w:rPr>
                <w:rFonts w:hint="default" w:ascii="Times New Roman" w:hAnsi="Times New Roman" w:eastAsia="Times New Roman" w:cs="Times New Roman"/>
                <w:b/>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b/>
                <w:strike w:val="0"/>
                <w:dstrike w:val="0"/>
                <w:color w:val="000000" w:themeColor="text1"/>
                <w:sz w:val="26"/>
                <w:szCs w:val="26"/>
                <w:rtl w:val="0"/>
                <w14:textFill>
                  <w14:solidFill>
                    <w14:schemeClr w14:val="tx1"/>
                  </w14:solidFill>
                </w14:textFill>
              </w:rPr>
              <w:t>Quản lý tài khoản (Account)</w:t>
            </w:r>
          </w:p>
          <w:tbl>
            <w:tblPr>
              <w:tblStyle w:val="33"/>
              <w:tblW w:w="935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26"/>
              <w:gridCol w:w="8529"/>
            </w:tblGrid>
            <w:tr w14:paraId="2D6B08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A0">
                  <w:pPr>
                    <w:spacing w:before="75" w:after="75" w:line="240" w:lineRule="auto"/>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2.4.1</w:t>
                  </w:r>
                </w:p>
              </w:tc>
              <w:tc>
                <w:tcPr>
                  <w:tcW w:w="8529"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000000A1">
                  <w:pPr>
                    <w:spacing w:after="90" w:line="240" w:lineRule="auto"/>
                    <w:ind w:left="225" w:right="225" w:firstLine="0"/>
                    <w:jc w:val="left"/>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t>Cập nhật thông tin tài khoản.</w:t>
                  </w:r>
                </w:p>
              </w:tc>
            </w:tr>
          </w:tbl>
          <w:p w14:paraId="000000A2">
            <w:pPr>
              <w:spacing w:after="90" w:line="240" w:lineRule="auto"/>
              <w:ind w:left="225" w:right="225" w:firstLine="0"/>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p>
        </w:tc>
      </w:tr>
    </w:tbl>
    <w:p w14:paraId="000000A3">
      <w:pPr>
        <w:shd w:val="clear" w:fill="FFFFFF"/>
        <w:spacing w:after="90"/>
        <w:ind w:right="225"/>
        <w:jc w:val="both"/>
        <w:rPr>
          <w:rFonts w:ascii="Times New Roman" w:hAnsi="Times New Roman" w:eastAsia="Times New Roman" w:cs="Times New Roman"/>
        </w:rPr>
      </w:pPr>
    </w:p>
    <w:p w14:paraId="000000A4">
      <w:pPr>
        <w:shd w:val="clear" w:fill="FFFFFF"/>
        <w:spacing w:after="90"/>
        <w:ind w:right="225"/>
        <w:jc w:val="both"/>
        <w:rPr>
          <w:rFonts w:ascii="Times New Roman" w:hAnsi="Times New Roman" w:eastAsia="Times New Roman" w:cs="Times New Roman"/>
          <w:color w:val="000000" w:themeColor="text1"/>
          <w:sz w:val="26"/>
          <w:szCs w:val="26"/>
          <w:rtl w:val="0"/>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Chức năng </w:t>
      </w:r>
      <w:r>
        <w:rPr>
          <w:color w:val="000000" w:themeColor="text1"/>
          <w:sz w:val="26"/>
          <w:szCs w:val="26"/>
          <w:rtl w:val="0"/>
          <w14:textFill>
            <w14:solidFill>
              <w14:schemeClr w14:val="tx1"/>
            </w14:solidFill>
          </w14:textFill>
        </w:rPr>
        <w:t>dành</w:t>
      </w:r>
      <w:r>
        <w:rPr>
          <w:rFonts w:ascii="Times New Roman" w:hAnsi="Times New Roman" w:eastAsia="Times New Roman" w:cs="Times New Roman"/>
          <w:color w:val="000000" w:themeColor="text1"/>
          <w:sz w:val="26"/>
          <w:szCs w:val="26"/>
          <w:rtl w:val="0"/>
          <w14:textFill>
            <w14:solidFill>
              <w14:schemeClr w14:val="tx1"/>
            </w14:solidFill>
          </w14:textFill>
        </w:rPr>
        <w:t xml:space="preserve"> cho nhân viên (</w:t>
      </w:r>
      <w:r>
        <w:rPr>
          <w:rFonts w:ascii="Times New Roman" w:hAnsi="Times New Roman" w:eastAsia="Times New Roman" w:cs="Times New Roman"/>
          <w:b/>
          <w:color w:val="000000" w:themeColor="text1"/>
          <w:sz w:val="26"/>
          <w:szCs w:val="26"/>
          <w:rtl w:val="0"/>
          <w14:textFill>
            <w14:solidFill>
              <w14:schemeClr w14:val="tx1"/>
            </w14:solidFill>
          </w14:textFill>
        </w:rPr>
        <w:t>Employee</w:t>
      </w:r>
      <w:r>
        <w:rPr>
          <w:rFonts w:ascii="Times New Roman" w:hAnsi="Times New Roman" w:eastAsia="Times New Roman" w:cs="Times New Roman"/>
          <w:color w:val="000000" w:themeColor="text1"/>
          <w:sz w:val="26"/>
          <w:szCs w:val="26"/>
          <w:rtl w:val="0"/>
          <w14:textFill>
            <w14:solidFill>
              <w14:schemeClr w14:val="tx1"/>
            </w14:solidFill>
          </w14:textFill>
        </w:rPr>
        <w:t>): Các nhân viên được phân nhóm theo vai trò (Role), bao gồm: Admin và Employee. Từng vai trò có quyền hạn khác nhau khi tương tác với hệ thống.</w:t>
      </w:r>
    </w:p>
    <w:tbl>
      <w:tblPr>
        <w:tblStyle w:val="29"/>
        <w:tblW w:w="10065"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11"/>
        <w:gridCol w:w="9354"/>
      </w:tblGrid>
      <w:tr w14:paraId="1D6F01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6042" w:hRule="atLeast"/>
        </w:trPr>
        <w:tc>
          <w:tcPr>
            <w:tcW w:w="711"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55DE035F">
            <w:pPr>
              <w:spacing w:after="0" w:line="240" w:lineRule="auto"/>
              <w:jc w:val="center"/>
              <w:rPr>
                <w:rFonts w:hint="default" w:ascii="Times New Roman" w:hAnsi="Times New Roman" w:eastAsia="Times New Roman" w:cs="Times New Roman"/>
                <w:strike w:val="0"/>
                <w:dstrike w:val="0"/>
                <w:color w:val="000000" w:themeColor="text1"/>
                <w:sz w:val="26"/>
                <w:szCs w:val="26"/>
                <w:lang w:val="en-US"/>
                <w14:textFill>
                  <w14:solidFill>
                    <w14:schemeClr w14:val="tx1"/>
                  </w14:solidFill>
                </w14:textFill>
              </w:rPr>
            </w:pPr>
            <w:r>
              <w:rPr>
                <w:rFonts w:hint="default" w:eastAsia="Times New Roman" w:cs="Times New Roman"/>
                <w:strike w:val="0"/>
                <w:dstrike w:val="0"/>
                <w:color w:val="000000" w:themeColor="text1"/>
                <w:sz w:val="26"/>
                <w:szCs w:val="26"/>
                <w:lang w:val="en-US"/>
                <w14:textFill>
                  <w14:solidFill>
                    <w14:schemeClr w14:val="tx1"/>
                  </w14:solidFill>
                </w14:textFill>
              </w:rPr>
              <w:t>3.1</w:t>
            </w:r>
          </w:p>
        </w:tc>
        <w:tc>
          <w:tcPr>
            <w:tcW w:w="935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6DDD8128">
            <w:pPr>
              <w:spacing w:after="90" w:line="240" w:lineRule="auto"/>
              <w:ind w:left="225" w:right="225" w:firstLine="0"/>
              <w:jc w:val="left"/>
              <w:rPr>
                <w:rFonts w:hint="default" w:ascii="Times New Roman" w:hAnsi="Times New Roman" w:eastAsia="Times New Roman" w:cs="Times New Roman"/>
                <w:b/>
                <w:strike w:val="0"/>
                <w:dstrike w:val="0"/>
                <w:color w:val="000000" w:themeColor="text1"/>
                <w:sz w:val="26"/>
                <w:szCs w:val="26"/>
                <w:lang w:val="en-US"/>
                <w14:textFill>
                  <w14:solidFill>
                    <w14:schemeClr w14:val="tx1"/>
                  </w14:solidFill>
                </w14:textFill>
              </w:rPr>
            </w:pPr>
            <w:r>
              <w:rPr>
                <w:rFonts w:hint="default" w:eastAsia="Times New Roman" w:cs="Times New Roman"/>
                <w:b/>
                <w:strike w:val="0"/>
                <w:dstrike w:val="0"/>
                <w:color w:val="000000" w:themeColor="text1"/>
                <w:sz w:val="26"/>
                <w:szCs w:val="26"/>
                <w:lang w:val="en-US"/>
                <w14:textFill>
                  <w14:solidFill>
                    <w14:schemeClr w14:val="tx1"/>
                  </w14:solidFill>
                </w14:textFill>
              </w:rPr>
              <w:t>Admin</w:t>
            </w:r>
          </w:p>
          <w:tbl>
            <w:tblPr>
              <w:tblStyle w:val="30"/>
              <w:tblW w:w="93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14"/>
              <w:gridCol w:w="8416"/>
            </w:tblGrid>
            <w:tr w14:paraId="281F96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9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6A5953F1">
                  <w:pPr>
                    <w:spacing w:after="0" w:line="240" w:lineRule="auto"/>
                    <w:jc w:val="center"/>
                    <w:rPr>
                      <w:rFonts w:hint="default" w:ascii="Times New Roman" w:hAnsi="Times New Roman" w:eastAsia="Times New Roman" w:cs="Times New Roman"/>
                      <w:strike w:val="0"/>
                      <w:dstrike w:val="0"/>
                      <w:color w:val="000000" w:themeColor="text1"/>
                      <w:sz w:val="26"/>
                      <w:szCs w:val="26"/>
                      <w:lang w:val="en-US"/>
                      <w14:textFill>
                        <w14:solidFill>
                          <w14:schemeClr w14:val="tx1"/>
                        </w14:solidFill>
                      </w14:textFill>
                    </w:rPr>
                  </w:pPr>
                  <w:r>
                    <w:rPr>
                      <w:rFonts w:hint="default" w:eastAsia="Times New Roman" w:cs="Times New Roman"/>
                      <w:strike w:val="0"/>
                      <w:dstrike w:val="0"/>
                      <w:color w:val="000000" w:themeColor="text1"/>
                      <w:sz w:val="26"/>
                      <w:szCs w:val="26"/>
                      <w:lang w:val="en-US"/>
                      <w14:textFill>
                        <w14:solidFill>
                          <w14:schemeClr w14:val="tx1"/>
                        </w14:solidFill>
                      </w14:textFill>
                    </w:rPr>
                    <w:t>3.1.1</w:t>
                  </w:r>
                </w:p>
              </w:tc>
              <w:tc>
                <w:tcPr>
                  <w:tcW w:w="841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2CE07AE6">
                  <w:pPr>
                    <w:spacing w:after="90" w:line="240" w:lineRule="auto"/>
                    <w:ind w:left="225" w:right="225" w:firstLine="0"/>
                    <w:jc w:val="left"/>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ascii="Times New Roman" w:hAnsi="Times New Roman" w:eastAsia="Times New Roman" w:cs="Times New Roman"/>
                      <w:rtl w:val="0"/>
                    </w:rPr>
                    <w:t xml:space="preserve">Quản lý cao nhất, có toàn quyền thao tác với hệ thống ( </w:t>
                  </w:r>
                  <w:r>
                    <w:rPr>
                      <w:rtl w:val="0"/>
                    </w:rPr>
                    <w:t>co the bo )</w:t>
                  </w:r>
                </w:p>
              </w:tc>
            </w:tr>
            <w:tr w14:paraId="273165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9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5C864851">
                  <w:pPr>
                    <w:spacing w:after="0" w:line="240" w:lineRule="auto"/>
                    <w:jc w:val="center"/>
                    <w:rPr>
                      <w:rFonts w:hint="default" w:ascii="Times New Roman" w:hAnsi="Times New Roman" w:eastAsia="Times New Roman" w:cs="Times New Roman"/>
                      <w:strike w:val="0"/>
                      <w:dstrike w:val="0"/>
                      <w:color w:val="000000" w:themeColor="text1"/>
                      <w:sz w:val="26"/>
                      <w:szCs w:val="26"/>
                      <w:lang w:val="en-US"/>
                      <w14:textFill>
                        <w14:solidFill>
                          <w14:schemeClr w14:val="tx1"/>
                        </w14:solidFill>
                      </w14:textFill>
                    </w:rPr>
                  </w:pPr>
                  <w:r>
                    <w:rPr>
                      <w:rFonts w:hint="default" w:eastAsia="Times New Roman" w:cs="Times New Roman"/>
                      <w:strike w:val="0"/>
                      <w:dstrike w:val="0"/>
                      <w:color w:val="000000" w:themeColor="text1"/>
                      <w:sz w:val="26"/>
                      <w:szCs w:val="26"/>
                      <w:lang w:val="en-US"/>
                      <w14:textFill>
                        <w14:solidFill>
                          <w14:schemeClr w14:val="tx1"/>
                        </w14:solidFill>
                      </w14:textFill>
                    </w:rPr>
                    <w:t>3.1.2</w:t>
                  </w:r>
                </w:p>
              </w:tc>
              <w:tc>
                <w:tcPr>
                  <w:tcW w:w="841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6BA3DC84">
                  <w:pPr>
                    <w:spacing w:after="90" w:line="240" w:lineRule="auto"/>
                    <w:ind w:left="225" w:right="225" w:firstLine="0"/>
                    <w:jc w:val="left"/>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ascii="Times New Roman" w:hAnsi="Times New Roman" w:eastAsia="Times New Roman" w:cs="Times New Roman"/>
                      <w:rtl w:val="0"/>
                    </w:rPr>
                    <w:t>Chỉ Admin mới được thực hiện việc phân quyền (cho các vai trò khác) trong hệ thống</w:t>
                  </w:r>
                </w:p>
              </w:tc>
            </w:tr>
            <w:tr w14:paraId="02B65D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9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7C55E87F">
                  <w:pPr>
                    <w:spacing w:after="0" w:line="240" w:lineRule="auto"/>
                    <w:jc w:val="center"/>
                    <w:rPr>
                      <w:rFonts w:hint="default" w:ascii="Times New Roman" w:hAnsi="Times New Roman" w:eastAsia="Times New Roman" w:cs="Times New Roman"/>
                      <w:strike w:val="0"/>
                      <w:dstrike w:val="0"/>
                      <w:color w:val="000000" w:themeColor="text1"/>
                      <w:sz w:val="26"/>
                      <w:szCs w:val="26"/>
                      <w:lang w:val="en-US"/>
                      <w14:textFill>
                        <w14:solidFill>
                          <w14:schemeClr w14:val="tx1"/>
                        </w14:solidFill>
                      </w14:textFill>
                    </w:rPr>
                  </w:pPr>
                  <w:r>
                    <w:rPr>
                      <w:rFonts w:hint="default" w:eastAsia="Times New Roman" w:cs="Times New Roman"/>
                      <w:strike w:val="0"/>
                      <w:dstrike w:val="0"/>
                      <w:color w:val="000000" w:themeColor="text1"/>
                      <w:sz w:val="26"/>
                      <w:szCs w:val="26"/>
                      <w:lang w:val="en-US"/>
                      <w14:textFill>
                        <w14:solidFill>
                          <w14:schemeClr w14:val="tx1"/>
                        </w14:solidFill>
                      </w14:textFill>
                    </w:rPr>
                    <w:t>3.1.3</w:t>
                  </w:r>
                </w:p>
              </w:tc>
              <w:tc>
                <w:tcPr>
                  <w:tcW w:w="841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625860CE">
                  <w:pPr>
                    <w:spacing w:after="90" w:line="240" w:lineRule="auto"/>
                    <w:ind w:left="225" w:right="225" w:firstLine="0"/>
                    <w:jc w:val="left"/>
                    <w:rPr>
                      <w:rFonts w:hint="default" w:ascii="Times New Roman" w:hAnsi="Times New Roman" w:eastAsia="Times New Roman" w:cs="Times New Roman"/>
                      <w:strike w:val="0"/>
                      <w:dstrike w:val="0"/>
                      <w:color w:val="000000" w:themeColor="text1"/>
                      <w:sz w:val="26"/>
                      <w:szCs w:val="26"/>
                      <w14:textFill>
                        <w14:solidFill>
                          <w14:schemeClr w14:val="tx1"/>
                        </w14:solidFill>
                      </w14:textFill>
                    </w:rPr>
                  </w:pPr>
                  <w:r>
                    <w:rPr>
                      <w:rFonts w:ascii="Times New Roman" w:hAnsi="Times New Roman" w:eastAsia="Times New Roman" w:cs="Times New Roman"/>
                      <w:rtl w:val="0"/>
                    </w:rPr>
                    <w:t>Chỉ Admin mới được quản lý dữ liệu về nhân viên</w:t>
                  </w:r>
                </w:p>
              </w:tc>
            </w:tr>
            <w:tr w14:paraId="7EEFF9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9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1C3D4A31">
                  <w:pPr>
                    <w:spacing w:after="0" w:line="240" w:lineRule="auto"/>
                    <w:jc w:val="center"/>
                    <w:rPr>
                      <w:rFonts w:hint="default" w:eastAsia="Times New Roman" w:cs="Times New Roman"/>
                      <w:strike w:val="0"/>
                      <w:dstrike w:val="0"/>
                      <w:color w:val="000000" w:themeColor="text1"/>
                      <w:sz w:val="26"/>
                      <w:szCs w:val="26"/>
                      <w:lang w:val="en-US"/>
                      <w14:textFill>
                        <w14:solidFill>
                          <w14:schemeClr w14:val="tx1"/>
                        </w14:solidFill>
                      </w14:textFill>
                    </w:rPr>
                  </w:pPr>
                  <w:r>
                    <w:rPr>
                      <w:rFonts w:hint="default" w:eastAsia="Times New Roman" w:cs="Times New Roman"/>
                      <w:strike w:val="0"/>
                      <w:dstrike w:val="0"/>
                      <w:color w:val="000000" w:themeColor="text1"/>
                      <w:sz w:val="26"/>
                      <w:szCs w:val="26"/>
                      <w:lang w:val="en-US"/>
                      <w14:textFill>
                        <w14:solidFill>
                          <w14:schemeClr w14:val="tx1"/>
                        </w14:solidFill>
                      </w14:textFill>
                    </w:rPr>
                    <w:t>3.1.4</w:t>
                  </w:r>
                </w:p>
              </w:tc>
              <w:tc>
                <w:tcPr>
                  <w:tcW w:w="841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5D5A2975">
                  <w:pPr>
                    <w:spacing w:after="90" w:line="240" w:lineRule="auto"/>
                    <w:ind w:left="225" w:right="225" w:firstLine="0"/>
                    <w:jc w:val="left"/>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pPr>
                  <w:r>
                    <w:rPr>
                      <w:rFonts w:ascii="Times New Roman" w:hAnsi="Times New Roman" w:eastAsia="Times New Roman" w:cs="Times New Roman"/>
                      <w:rtl w:val="0"/>
                    </w:rPr>
                    <w:t>Thực hiện việc sao lưu và phục hồi dữ liệu của hệ thống</w:t>
                  </w:r>
                </w:p>
              </w:tc>
            </w:tr>
            <w:tr w14:paraId="08F505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9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6CBDE107">
                  <w:pPr>
                    <w:spacing w:after="0" w:line="240" w:lineRule="auto"/>
                    <w:jc w:val="center"/>
                    <w:rPr>
                      <w:rFonts w:hint="default" w:eastAsia="Times New Roman" w:cs="Times New Roman"/>
                      <w:strike w:val="0"/>
                      <w:dstrike w:val="0"/>
                      <w:color w:val="000000" w:themeColor="text1"/>
                      <w:sz w:val="26"/>
                      <w:szCs w:val="26"/>
                      <w:lang w:val="en-US"/>
                      <w14:textFill>
                        <w14:solidFill>
                          <w14:schemeClr w14:val="tx1"/>
                        </w14:solidFill>
                      </w14:textFill>
                    </w:rPr>
                  </w:pPr>
                  <w:r>
                    <w:rPr>
                      <w:rFonts w:hint="default" w:eastAsia="Times New Roman" w:cs="Times New Roman"/>
                      <w:strike w:val="0"/>
                      <w:dstrike w:val="0"/>
                      <w:color w:val="000000" w:themeColor="text1"/>
                      <w:sz w:val="26"/>
                      <w:szCs w:val="26"/>
                      <w:lang w:val="en-US"/>
                      <w14:textFill>
                        <w14:solidFill>
                          <w14:schemeClr w14:val="tx1"/>
                        </w14:solidFill>
                      </w14:textFill>
                    </w:rPr>
                    <w:t>3.1.5</w:t>
                  </w:r>
                </w:p>
              </w:tc>
              <w:tc>
                <w:tcPr>
                  <w:tcW w:w="841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507583CD">
                  <w:pPr>
                    <w:spacing w:after="90" w:line="240" w:lineRule="auto"/>
                    <w:ind w:left="225" w:right="225" w:firstLine="0"/>
                    <w:jc w:val="left"/>
                    <w:rPr>
                      <w:rFonts w:hint="default" w:ascii="Times New Roman" w:hAnsi="Times New Roman" w:eastAsia="Times New Roman" w:cs="Times New Roman"/>
                      <w:strike w:val="0"/>
                      <w:dstrike w:val="0"/>
                      <w:color w:val="000000" w:themeColor="text1"/>
                      <w:sz w:val="26"/>
                      <w:szCs w:val="26"/>
                      <w:rtl w:val="0"/>
                      <w14:textFill>
                        <w14:solidFill>
                          <w14:schemeClr w14:val="tx1"/>
                        </w14:solidFill>
                      </w14:textFill>
                    </w:rPr>
                  </w:pPr>
                  <w:r>
                    <w:rPr>
                      <w:rFonts w:ascii="Times New Roman" w:hAnsi="Times New Roman" w:eastAsia="Times New Roman" w:cs="Times New Roman"/>
                      <w:rtl w:val="0"/>
                    </w:rPr>
                    <w:t>Xét duyệt thông tin phòng khám, thông tin bác sĩ</w:t>
                  </w:r>
                </w:p>
              </w:tc>
            </w:tr>
            <w:tr w14:paraId="77A797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91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20D5F0AB">
                  <w:pPr>
                    <w:spacing w:after="0" w:line="240" w:lineRule="auto"/>
                    <w:jc w:val="center"/>
                    <w:rPr>
                      <w:rFonts w:hint="default" w:eastAsia="Times New Roman" w:cs="Times New Roman"/>
                      <w:strike w:val="0"/>
                      <w:dstrike w:val="0"/>
                      <w:color w:val="000000" w:themeColor="text1"/>
                      <w:sz w:val="26"/>
                      <w:szCs w:val="26"/>
                      <w:lang w:val="en-US"/>
                      <w14:textFill>
                        <w14:solidFill>
                          <w14:schemeClr w14:val="tx1"/>
                        </w14:solidFill>
                      </w14:textFill>
                    </w:rPr>
                  </w:pPr>
                  <w:r>
                    <w:rPr>
                      <w:rFonts w:hint="default" w:eastAsia="Times New Roman" w:cs="Times New Roman"/>
                      <w:strike w:val="0"/>
                      <w:dstrike w:val="0"/>
                      <w:color w:val="000000" w:themeColor="text1"/>
                      <w:sz w:val="26"/>
                      <w:szCs w:val="26"/>
                      <w:lang w:val="en-US"/>
                      <w14:textFill>
                        <w14:solidFill>
                          <w14:schemeClr w14:val="tx1"/>
                        </w14:solidFill>
                      </w14:textFill>
                    </w:rPr>
                    <w:t>3.1.6</w:t>
                  </w:r>
                </w:p>
              </w:tc>
              <w:tc>
                <w:tcPr>
                  <w:tcW w:w="841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14:paraId="2DF710D3">
                  <w:pPr>
                    <w:spacing w:after="90" w:line="240" w:lineRule="auto"/>
                    <w:ind w:left="225" w:right="225" w:firstLine="0"/>
                    <w:jc w:val="left"/>
                    <w:rPr>
                      <w:rFonts w:hint="default" w:ascii="Times New Roman" w:hAnsi="Times New Roman" w:eastAsia="Times New Roman" w:cs="Times New Roman"/>
                      <w:rtl w:val="0"/>
                    </w:rPr>
                  </w:pPr>
                  <w:r>
                    <w:rPr>
                      <w:rFonts w:ascii="Times New Roman" w:hAnsi="Times New Roman" w:eastAsia="Times New Roman" w:cs="Times New Roman"/>
                      <w:rtl w:val="0"/>
                    </w:rPr>
                    <w:t>Thống kê báo cáo</w:t>
                  </w:r>
                </w:p>
              </w:tc>
            </w:tr>
          </w:tbl>
          <w:p w14:paraId="542E4D42">
            <w:pPr>
              <w:spacing w:after="90" w:line="240" w:lineRule="auto"/>
              <w:ind w:left="225" w:right="225" w:firstLine="0"/>
              <w:jc w:val="left"/>
              <w:rPr>
                <w:rFonts w:hint="default" w:eastAsia="Times New Roman" w:cs="Times New Roman"/>
                <w:b/>
                <w:strike w:val="0"/>
                <w:dstrike w:val="0"/>
                <w:color w:val="000000" w:themeColor="text1"/>
                <w:sz w:val="26"/>
                <w:szCs w:val="26"/>
                <w:lang w:val="en-US"/>
                <w14:textFill>
                  <w14:solidFill>
                    <w14:schemeClr w14:val="tx1"/>
                  </w14:solidFill>
                </w14:textFill>
              </w:rPr>
            </w:pPr>
            <w:r>
              <w:rPr>
                <w:rFonts w:hint="default" w:eastAsia="Times New Roman" w:cs="Times New Roman"/>
                <w:b/>
                <w:strike w:val="0"/>
                <w:dstrike w:val="0"/>
                <w:color w:val="000000" w:themeColor="text1"/>
                <w:sz w:val="26"/>
                <w:szCs w:val="26"/>
                <w:lang w:val="en-US"/>
                <w14:textFill>
                  <w14:solidFill>
                    <w14:schemeClr w14:val="tx1"/>
                  </w14:solidFill>
                </w14:textFill>
              </w:rPr>
              <w:t>Dentist</w:t>
            </w:r>
          </w:p>
          <w:tbl>
            <w:tblPr>
              <w:tblStyle w:val="13"/>
              <w:tblW w:w="9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
              <w:gridCol w:w="8390"/>
            </w:tblGrid>
            <w:tr w14:paraId="662CF2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940" w:type="dxa"/>
                  <w:shd w:val="clear" w:color="auto" w:fill="auto"/>
                  <w:vAlign w:val="center"/>
                </w:tcPr>
                <w:p w14:paraId="01303A14">
                  <w:pPr>
                    <w:spacing w:before="75" w:after="75" w:line="240" w:lineRule="auto"/>
                    <w:jc w:val="center"/>
                    <w:rPr>
                      <w:rFonts w:hint="default" w:ascii="Times New Roman" w:hAnsi="Times New Roman" w:eastAsia="Times New Roman" w:cs="Times New Roman"/>
                      <w:color w:val="333333"/>
                      <w:kern w:val="2"/>
                      <w:sz w:val="28"/>
                      <w:szCs w:val="28"/>
                      <w:lang w:val="en-US" w:eastAsia="en-US" w:bidi="ar-SA"/>
                      <w14:ligatures w14:val="standardContextual"/>
                    </w:rPr>
                  </w:pPr>
                  <w:r>
                    <w:rPr>
                      <w:rFonts w:ascii="Times New Roman" w:hAnsi="Times New Roman" w:eastAsia="Times New Roman" w:cs="Times New Roman"/>
                      <w:rtl w:val="0"/>
                    </w:rPr>
                    <w:t>3.2.1</w:t>
                  </w:r>
                </w:p>
              </w:tc>
              <w:tc>
                <w:tcPr>
                  <w:tcW w:w="8390" w:type="dxa"/>
                  <w:shd w:val="clear" w:color="auto" w:fill="auto"/>
                  <w:vAlign w:val="center"/>
                </w:tcPr>
                <w:p w14:paraId="37FF7027">
                  <w:pPr>
                    <w:spacing w:after="90" w:line="240" w:lineRule="auto"/>
                    <w:ind w:left="225" w:leftChars="0" w:right="225" w:rightChars="0" w:firstLine="0" w:firstLineChars="0"/>
                    <w:jc w:val="left"/>
                    <w:rPr>
                      <w:rFonts w:hint="default" w:ascii="Times New Roman" w:hAnsi="Times New Roman" w:eastAsia="Times New Roman" w:cs="Times New Roman"/>
                      <w:color w:val="333333"/>
                      <w:kern w:val="2"/>
                      <w:sz w:val="28"/>
                      <w:szCs w:val="28"/>
                      <w:lang w:val="en-US" w:eastAsia="en-US" w:bidi="ar-SA"/>
                      <w14:ligatures w14:val="standardContextual"/>
                    </w:rPr>
                  </w:pPr>
                  <w:r>
                    <w:rPr>
                      <w:rFonts w:ascii="Times New Roman" w:hAnsi="Times New Roman" w:eastAsia="Times New Roman" w:cs="Times New Roman"/>
                      <w:rtl w:val="0"/>
                    </w:rPr>
                    <w:t>Quản lý tài khoản cá nhân</w:t>
                  </w:r>
                </w:p>
              </w:tc>
            </w:tr>
            <w:tr w14:paraId="7D84B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940" w:type="dxa"/>
                  <w:shd w:val="clear" w:color="auto" w:fill="auto"/>
                  <w:vAlign w:val="center"/>
                </w:tcPr>
                <w:p w14:paraId="092FD3B6">
                  <w:pPr>
                    <w:spacing w:after="0" w:line="240" w:lineRule="auto"/>
                    <w:jc w:val="center"/>
                    <w:rPr>
                      <w:rFonts w:ascii="Times New Roman" w:hAnsi="Times New Roman" w:eastAsia="Times New Roman" w:cs="Times New Roman"/>
                      <w:color w:val="333333"/>
                      <w:kern w:val="2"/>
                      <w:sz w:val="28"/>
                      <w:szCs w:val="28"/>
                      <w:rtl w:val="0"/>
                      <w:lang w:val="en-US" w:eastAsia="en-US" w:bidi="ar-SA"/>
                      <w14:ligatures w14:val="standardContextual"/>
                    </w:rPr>
                  </w:pPr>
                  <w:r>
                    <w:rPr>
                      <w:rFonts w:ascii="Times New Roman" w:hAnsi="Times New Roman" w:eastAsia="Times New Roman" w:cs="Times New Roman"/>
                      <w:rtl w:val="0"/>
                    </w:rPr>
                    <w:t>3.2.2</w:t>
                  </w:r>
                </w:p>
              </w:tc>
              <w:tc>
                <w:tcPr>
                  <w:tcW w:w="8390" w:type="dxa"/>
                  <w:shd w:val="clear" w:color="auto" w:fill="auto"/>
                  <w:vAlign w:val="center"/>
                </w:tcPr>
                <w:p w14:paraId="4CEE49B4">
                  <w:pPr>
                    <w:spacing w:after="90" w:line="240" w:lineRule="auto"/>
                    <w:ind w:left="225" w:leftChars="0" w:right="225" w:rightChars="0" w:firstLine="0" w:firstLineChars="0"/>
                    <w:jc w:val="left"/>
                    <w:rPr>
                      <w:rFonts w:ascii="Times New Roman" w:hAnsi="Times New Roman" w:cs="Times New Roman" w:eastAsiaTheme="minorHAnsi"/>
                      <w:color w:val="333333"/>
                      <w:kern w:val="2"/>
                      <w:sz w:val="28"/>
                      <w:szCs w:val="28"/>
                      <w:rtl w:val="0"/>
                      <w:lang w:val="en-US" w:eastAsia="en-US" w:bidi="ar-SA"/>
                      <w14:ligatures w14:val="standardContextual"/>
                    </w:rPr>
                  </w:pPr>
                  <w:r>
                    <w:rPr>
                      <w:rFonts w:ascii="Times New Roman" w:hAnsi="Times New Roman" w:eastAsia="Times New Roman" w:cs="Times New Roman"/>
                      <w:rtl w:val="0"/>
                    </w:rPr>
                    <w:t>Thực hiện các chức năng do Admin phân quyền trong hệ thống</w:t>
                  </w:r>
                </w:p>
              </w:tc>
            </w:tr>
            <w:tr w14:paraId="2D2C57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0" w:type="auto"/>
                  <w:shd w:val="clear" w:color="auto" w:fill="auto"/>
                  <w:vAlign w:val="center"/>
                </w:tcPr>
                <w:p w14:paraId="3232A659">
                  <w:pPr>
                    <w:spacing w:after="0" w:line="240" w:lineRule="auto"/>
                    <w:jc w:val="center"/>
                    <w:rPr>
                      <w:rFonts w:ascii="Times New Roman" w:hAnsi="Times New Roman" w:eastAsia="Times New Roman" w:cs="Times New Roman"/>
                      <w:color w:val="333333"/>
                      <w:kern w:val="2"/>
                      <w:sz w:val="28"/>
                      <w:szCs w:val="28"/>
                      <w:rtl w:val="0"/>
                      <w:lang w:val="en-US" w:eastAsia="en-US" w:bidi="ar-SA"/>
                      <w14:ligatures w14:val="standardContextual"/>
                    </w:rPr>
                  </w:pPr>
                  <w:r>
                    <w:rPr>
                      <w:rtl w:val="0"/>
                    </w:rPr>
                    <w:t>3.2.3</w:t>
                  </w:r>
                </w:p>
              </w:tc>
              <w:tc>
                <w:tcPr>
                  <w:tcW w:w="0" w:type="auto"/>
                  <w:shd w:val="clear" w:color="auto" w:fill="auto"/>
                  <w:vAlign w:val="center"/>
                </w:tcPr>
                <w:p w14:paraId="711ED9BD">
                  <w:pPr>
                    <w:spacing w:after="90" w:line="240" w:lineRule="auto"/>
                    <w:ind w:left="225" w:leftChars="0" w:right="225" w:rightChars="0" w:firstLine="0" w:firstLineChars="0"/>
                    <w:jc w:val="left"/>
                    <w:rPr>
                      <w:rFonts w:ascii="Times New Roman" w:hAnsi="Times New Roman" w:eastAsia="Times New Roman" w:cs="Times New Roman"/>
                      <w:color w:val="333333"/>
                      <w:kern w:val="2"/>
                      <w:sz w:val="28"/>
                      <w:szCs w:val="28"/>
                      <w:rtl w:val="0"/>
                      <w:lang w:val="en-US" w:eastAsia="en-US" w:bidi="ar-SA"/>
                      <w14:ligatures w14:val="standardContextual"/>
                    </w:rPr>
                  </w:pPr>
                  <w:r>
                    <w:rPr>
                      <w:rtl w:val="0"/>
                    </w:rPr>
                    <w:t>Thực hiện điều trị và tư vấn cho bệnh nhân</w:t>
                  </w:r>
                </w:p>
              </w:tc>
            </w:tr>
            <w:tr w14:paraId="18F1DB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0" w:type="auto"/>
                  <w:shd w:val="clear" w:color="auto" w:fill="auto"/>
                  <w:vAlign w:val="center"/>
                </w:tcPr>
                <w:p w14:paraId="1203F545">
                  <w:pPr>
                    <w:spacing w:after="0" w:line="240" w:lineRule="auto"/>
                    <w:jc w:val="center"/>
                    <w:rPr>
                      <w:rFonts w:ascii="Times New Roman" w:hAnsi="Times New Roman" w:cs="Times New Roman" w:eastAsiaTheme="minorHAnsi"/>
                      <w:color w:val="333333"/>
                      <w:kern w:val="2"/>
                      <w:sz w:val="28"/>
                      <w:szCs w:val="28"/>
                      <w:rtl w:val="0"/>
                      <w:lang w:val="en-US" w:eastAsia="en-US" w:bidi="ar-SA"/>
                      <w14:ligatures w14:val="standardContextual"/>
                    </w:rPr>
                  </w:pPr>
                  <w:r>
                    <w:rPr>
                      <w:rtl w:val="0"/>
                    </w:rPr>
                    <w:t>3.3.4</w:t>
                  </w:r>
                </w:p>
              </w:tc>
              <w:tc>
                <w:tcPr>
                  <w:tcW w:w="0" w:type="auto"/>
                  <w:shd w:val="clear" w:color="auto" w:fill="auto"/>
                  <w:vAlign w:val="center"/>
                </w:tcPr>
                <w:p w14:paraId="53C3DE9B">
                  <w:pPr>
                    <w:spacing w:after="90" w:line="240" w:lineRule="auto"/>
                    <w:ind w:left="225" w:leftChars="0" w:right="225" w:rightChars="0" w:firstLine="0" w:firstLineChars="0"/>
                    <w:jc w:val="left"/>
                    <w:rPr>
                      <w:rFonts w:ascii="Times New Roman" w:hAnsi="Times New Roman" w:cs="Times New Roman" w:eastAsiaTheme="minorHAnsi"/>
                      <w:color w:val="333333"/>
                      <w:kern w:val="2"/>
                      <w:sz w:val="28"/>
                      <w:szCs w:val="28"/>
                      <w:rtl w:val="0"/>
                      <w:lang w:val="en-US" w:eastAsia="en-US" w:bidi="ar-SA"/>
                      <w14:ligatures w14:val="standardContextual"/>
                    </w:rPr>
                  </w:pPr>
                  <w:r>
                    <w:rPr>
                      <w:rtl w:val="0"/>
                    </w:rPr>
                    <w:t>Quản lý hồ sơ bệnh nhân</w:t>
                  </w:r>
                </w:p>
              </w:tc>
            </w:tr>
          </w:tbl>
          <w:p w14:paraId="1E52C2C2">
            <w:pPr>
              <w:spacing w:after="0" w:line="240" w:lineRule="auto"/>
              <w:ind w:left="0" w:leftChars="0" w:firstLine="278" w:firstLineChars="107"/>
              <w:jc w:val="both"/>
              <w:rPr>
                <w:rFonts w:hint="default" w:eastAsia="Times New Roman" w:cs="Times New Roman"/>
                <w:b/>
                <w:strike w:val="0"/>
                <w:dstrike w:val="0"/>
                <w:color w:val="000000" w:themeColor="text1"/>
                <w:sz w:val="26"/>
                <w:szCs w:val="26"/>
                <w:rtl w:val="0"/>
                <w:lang w:val="en-US"/>
                <w14:textFill>
                  <w14:solidFill>
                    <w14:schemeClr w14:val="tx1"/>
                  </w14:solidFill>
                </w14:textFill>
              </w:rPr>
            </w:pPr>
            <w:r>
              <w:rPr>
                <w:rFonts w:hint="default" w:eastAsia="Times New Roman" w:cs="Times New Roman"/>
                <w:b/>
                <w:strike w:val="0"/>
                <w:dstrike w:val="0"/>
                <w:color w:val="000000" w:themeColor="text1"/>
                <w:sz w:val="26"/>
                <w:szCs w:val="26"/>
                <w:rtl w:val="0"/>
                <w:lang w:val="en-US"/>
                <w14:textFill>
                  <w14:solidFill>
                    <w14:schemeClr w14:val="tx1"/>
                  </w14:solidFill>
                </w14:textFill>
              </w:rPr>
              <w:t>Clinic Owner</w:t>
            </w:r>
          </w:p>
          <w:tbl>
            <w:tblPr>
              <w:tblStyle w:val="13"/>
              <w:tblW w:w="183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
              <w:gridCol w:w="8175"/>
              <w:gridCol w:w="952"/>
              <w:gridCol w:w="8372"/>
            </w:tblGrid>
            <w:tr w14:paraId="066219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shd w:val="clear" w:color="auto" w:fill="auto"/>
                  <w:vAlign w:val="top"/>
                </w:tcPr>
                <w:p w14:paraId="50CA0B1C">
                  <w:pPr>
                    <w:spacing w:after="0" w:line="240" w:lineRule="auto"/>
                    <w:jc w:val="center"/>
                    <w:rPr>
                      <w:rFonts w:hint="default"/>
                      <w:rtl w:val="0"/>
                      <w:lang w:val="en-US" w:eastAsia="en-US"/>
                    </w:rPr>
                  </w:pPr>
                  <w:r>
                    <w:rPr>
                      <w:rtl w:val="0"/>
                    </w:rPr>
                    <w:t>3.3.1</w:t>
                  </w:r>
                </w:p>
              </w:tc>
              <w:tc>
                <w:tcPr>
                  <w:tcW w:w="8175" w:type="dxa"/>
                  <w:shd w:val="clear" w:color="auto" w:fill="auto"/>
                  <w:vAlign w:val="top"/>
                </w:tcPr>
                <w:p w14:paraId="054F1C30">
                  <w:pPr>
                    <w:spacing w:after="0" w:line="240" w:lineRule="auto"/>
                    <w:ind w:left="280" w:leftChars="100" w:firstLine="0" w:firstLineChars="0"/>
                    <w:jc w:val="left"/>
                    <w:rPr>
                      <w:rFonts w:hint="default"/>
                      <w:rtl w:val="0"/>
                      <w:lang w:val="en-US" w:eastAsia="en-US"/>
                    </w:rPr>
                  </w:pPr>
                  <w:r>
                    <w:rPr>
                      <w:rtl w:val="0"/>
                    </w:rPr>
                    <w:t>Quản lý phòng khám</w:t>
                  </w:r>
                </w:p>
              </w:tc>
              <w:tc>
                <w:tcPr>
                  <w:tcW w:w="952" w:type="dxa"/>
                </w:tcPr>
                <w:p w14:paraId="3060323A">
                  <w:pPr>
                    <w:spacing w:before="75" w:after="75" w:line="240" w:lineRule="auto"/>
                    <w:jc w:val="center"/>
                    <w:rPr>
                      <w:rFonts w:hint="default" w:eastAsia="Times New Roman" w:cs="Times New Roman"/>
                      <w:b/>
                      <w:strike w:val="0"/>
                      <w:dstrike w:val="0"/>
                      <w:color w:val="000000" w:themeColor="text1"/>
                      <w:sz w:val="26"/>
                      <w:szCs w:val="26"/>
                      <w:vertAlign w:val="baseline"/>
                      <w:rtl w:val="0"/>
                      <w:lang w:val="en-US"/>
                      <w14:textFill>
                        <w14:solidFill>
                          <w14:schemeClr w14:val="tx1"/>
                        </w14:solidFill>
                      </w14:textFill>
                    </w:rPr>
                  </w:pPr>
                </w:p>
              </w:tc>
              <w:tc>
                <w:tcPr>
                  <w:tcW w:w="8372" w:type="dxa"/>
                </w:tcPr>
                <w:p w14:paraId="16E2E8FC">
                  <w:pPr>
                    <w:spacing w:after="0" w:line="240" w:lineRule="auto"/>
                    <w:jc w:val="both"/>
                    <w:rPr>
                      <w:rFonts w:hint="default" w:eastAsia="Times New Roman" w:cs="Times New Roman"/>
                      <w:b/>
                      <w:strike w:val="0"/>
                      <w:dstrike w:val="0"/>
                      <w:color w:val="000000" w:themeColor="text1"/>
                      <w:sz w:val="26"/>
                      <w:szCs w:val="26"/>
                      <w:vertAlign w:val="baseline"/>
                      <w:rtl w:val="0"/>
                      <w:lang w:val="en-US"/>
                      <w14:textFill>
                        <w14:solidFill>
                          <w14:schemeClr w14:val="tx1"/>
                        </w14:solidFill>
                      </w14:textFill>
                    </w:rPr>
                  </w:pPr>
                </w:p>
              </w:tc>
            </w:tr>
            <w:tr w14:paraId="0737F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shd w:val="clear" w:color="auto" w:fill="auto"/>
                  <w:vAlign w:val="top"/>
                </w:tcPr>
                <w:p w14:paraId="78C2D34A">
                  <w:pPr>
                    <w:spacing w:after="0" w:line="240" w:lineRule="auto"/>
                    <w:jc w:val="center"/>
                    <w:rPr>
                      <w:rFonts w:hint="default"/>
                      <w:rtl w:val="0"/>
                      <w:lang w:val="en-US" w:eastAsia="en-US"/>
                    </w:rPr>
                  </w:pPr>
                  <w:r>
                    <w:rPr>
                      <w:rtl w:val="0"/>
                    </w:rPr>
                    <w:t>3.3.2</w:t>
                  </w:r>
                </w:p>
              </w:tc>
              <w:tc>
                <w:tcPr>
                  <w:tcW w:w="8175" w:type="dxa"/>
                  <w:shd w:val="clear" w:color="auto" w:fill="auto"/>
                  <w:vAlign w:val="top"/>
                </w:tcPr>
                <w:p w14:paraId="75534A14">
                  <w:pPr>
                    <w:spacing w:after="0" w:line="240" w:lineRule="auto"/>
                    <w:ind w:left="280" w:leftChars="100" w:firstLine="0" w:firstLineChars="0"/>
                    <w:jc w:val="left"/>
                    <w:rPr>
                      <w:rFonts w:hint="default"/>
                      <w:rtl w:val="0"/>
                      <w:lang w:val="en-US" w:eastAsia="en-US"/>
                    </w:rPr>
                  </w:pPr>
                  <w:r>
                    <w:rPr>
                      <w:rtl w:val="0"/>
                    </w:rPr>
                    <w:t>Quản lý nhân viên</w:t>
                  </w:r>
                </w:p>
              </w:tc>
              <w:tc>
                <w:tcPr>
                  <w:tcW w:w="952" w:type="dxa"/>
                </w:tcPr>
                <w:p w14:paraId="3062D9BE">
                  <w:pPr>
                    <w:spacing w:before="75" w:after="75" w:line="240" w:lineRule="auto"/>
                    <w:jc w:val="center"/>
                    <w:rPr>
                      <w:rFonts w:hint="default" w:eastAsia="Times New Roman" w:cs="Times New Roman"/>
                      <w:b/>
                      <w:strike w:val="0"/>
                      <w:dstrike w:val="0"/>
                      <w:color w:val="000000" w:themeColor="text1"/>
                      <w:sz w:val="26"/>
                      <w:szCs w:val="26"/>
                      <w:vertAlign w:val="baseline"/>
                      <w:rtl w:val="0"/>
                      <w:lang w:val="en-US"/>
                      <w14:textFill>
                        <w14:solidFill>
                          <w14:schemeClr w14:val="tx1"/>
                        </w14:solidFill>
                      </w14:textFill>
                    </w:rPr>
                  </w:pPr>
                </w:p>
              </w:tc>
              <w:tc>
                <w:tcPr>
                  <w:tcW w:w="8372" w:type="dxa"/>
                </w:tcPr>
                <w:p w14:paraId="38380672">
                  <w:pPr>
                    <w:spacing w:after="0" w:line="240" w:lineRule="auto"/>
                    <w:jc w:val="both"/>
                    <w:rPr>
                      <w:rFonts w:hint="default" w:eastAsia="Times New Roman" w:cs="Times New Roman"/>
                      <w:b/>
                      <w:strike w:val="0"/>
                      <w:dstrike w:val="0"/>
                      <w:color w:val="000000" w:themeColor="text1"/>
                      <w:sz w:val="26"/>
                      <w:szCs w:val="26"/>
                      <w:vertAlign w:val="baseline"/>
                      <w:rtl w:val="0"/>
                      <w:lang w:val="en-US"/>
                      <w14:textFill>
                        <w14:solidFill>
                          <w14:schemeClr w14:val="tx1"/>
                        </w14:solidFill>
                      </w14:textFill>
                    </w:rPr>
                  </w:pPr>
                </w:p>
              </w:tc>
            </w:tr>
            <w:tr w14:paraId="4F1D7F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shd w:val="clear" w:color="auto" w:fill="auto"/>
                  <w:vAlign w:val="top"/>
                </w:tcPr>
                <w:p w14:paraId="3A2376CC">
                  <w:pPr>
                    <w:spacing w:after="0" w:line="240" w:lineRule="auto"/>
                    <w:jc w:val="center"/>
                    <w:rPr>
                      <w:rFonts w:hint="default"/>
                      <w:rtl w:val="0"/>
                      <w:lang w:val="en-US" w:eastAsia="en-US"/>
                    </w:rPr>
                  </w:pPr>
                  <w:r>
                    <w:rPr>
                      <w:rtl w:val="0"/>
                    </w:rPr>
                    <w:t>3.3.3</w:t>
                  </w:r>
                </w:p>
              </w:tc>
              <w:tc>
                <w:tcPr>
                  <w:tcW w:w="8175" w:type="dxa"/>
                  <w:shd w:val="clear" w:color="auto" w:fill="auto"/>
                  <w:vAlign w:val="top"/>
                </w:tcPr>
                <w:p w14:paraId="73A42F29">
                  <w:pPr>
                    <w:spacing w:after="0" w:line="240" w:lineRule="auto"/>
                    <w:ind w:left="280" w:leftChars="100" w:firstLine="0" w:firstLineChars="0"/>
                    <w:jc w:val="left"/>
                    <w:rPr>
                      <w:rFonts w:hint="default"/>
                      <w:rtl w:val="0"/>
                      <w:lang w:val="en-US" w:eastAsia="en-US"/>
                    </w:rPr>
                  </w:pPr>
                  <w:r>
                    <w:rPr>
                      <w:rtl w:val="0"/>
                    </w:rPr>
                    <w:t>Quản lý tài chính</w:t>
                  </w:r>
                </w:p>
              </w:tc>
              <w:tc>
                <w:tcPr>
                  <w:tcW w:w="952" w:type="dxa"/>
                </w:tcPr>
                <w:p w14:paraId="3528D411">
                  <w:pPr>
                    <w:spacing w:before="75" w:after="75" w:line="240" w:lineRule="auto"/>
                    <w:jc w:val="center"/>
                    <w:rPr>
                      <w:rFonts w:hint="default" w:eastAsia="Times New Roman" w:cs="Times New Roman"/>
                      <w:b/>
                      <w:strike w:val="0"/>
                      <w:dstrike w:val="0"/>
                      <w:color w:val="000000" w:themeColor="text1"/>
                      <w:sz w:val="26"/>
                      <w:szCs w:val="26"/>
                      <w:vertAlign w:val="baseline"/>
                      <w:rtl w:val="0"/>
                      <w:lang w:val="en-US"/>
                      <w14:textFill>
                        <w14:solidFill>
                          <w14:schemeClr w14:val="tx1"/>
                        </w14:solidFill>
                      </w14:textFill>
                    </w:rPr>
                  </w:pPr>
                </w:p>
              </w:tc>
              <w:tc>
                <w:tcPr>
                  <w:tcW w:w="8372" w:type="dxa"/>
                </w:tcPr>
                <w:p w14:paraId="72D57006">
                  <w:pPr>
                    <w:spacing w:after="0" w:line="240" w:lineRule="auto"/>
                    <w:jc w:val="both"/>
                    <w:rPr>
                      <w:rFonts w:hint="default" w:eastAsia="Times New Roman" w:cs="Times New Roman"/>
                      <w:b/>
                      <w:strike w:val="0"/>
                      <w:dstrike w:val="0"/>
                      <w:color w:val="000000" w:themeColor="text1"/>
                      <w:sz w:val="26"/>
                      <w:szCs w:val="26"/>
                      <w:vertAlign w:val="baseline"/>
                      <w:rtl w:val="0"/>
                      <w:lang w:val="en-US"/>
                      <w14:textFill>
                        <w14:solidFill>
                          <w14:schemeClr w14:val="tx1"/>
                        </w14:solidFill>
                      </w14:textFill>
                    </w:rPr>
                  </w:pPr>
                </w:p>
              </w:tc>
            </w:tr>
            <w:tr w14:paraId="0F317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shd w:val="clear" w:color="auto" w:fill="auto"/>
                  <w:vAlign w:val="top"/>
                </w:tcPr>
                <w:p w14:paraId="34BC866D">
                  <w:pPr>
                    <w:spacing w:after="0" w:line="240" w:lineRule="auto"/>
                    <w:jc w:val="center"/>
                    <w:rPr>
                      <w:rFonts w:hint="default"/>
                      <w:rtl w:val="0"/>
                      <w:lang w:val="en-US" w:eastAsia="en-US"/>
                    </w:rPr>
                  </w:pPr>
                  <w:r>
                    <w:rPr>
                      <w:rtl w:val="0"/>
                    </w:rPr>
                    <w:t>3.3.4</w:t>
                  </w:r>
                </w:p>
              </w:tc>
              <w:tc>
                <w:tcPr>
                  <w:tcW w:w="8175" w:type="dxa"/>
                  <w:shd w:val="clear" w:color="auto" w:fill="auto"/>
                  <w:vAlign w:val="top"/>
                </w:tcPr>
                <w:p w14:paraId="7DC72F72">
                  <w:pPr>
                    <w:spacing w:after="0" w:line="240" w:lineRule="auto"/>
                    <w:ind w:left="280" w:leftChars="100" w:firstLine="0" w:firstLineChars="0"/>
                    <w:jc w:val="left"/>
                    <w:rPr>
                      <w:rFonts w:hint="default"/>
                      <w:rtl w:val="0"/>
                      <w:lang w:val="en-US" w:eastAsia="en-US"/>
                    </w:rPr>
                  </w:pPr>
                  <w:r>
                    <w:rPr>
                      <w:rtl w:val="0"/>
                    </w:rPr>
                    <w:t>Thống kê báo cáo</w:t>
                  </w:r>
                </w:p>
              </w:tc>
              <w:tc>
                <w:tcPr>
                  <w:tcW w:w="952" w:type="dxa"/>
                </w:tcPr>
                <w:p w14:paraId="4BF6BF39">
                  <w:pPr>
                    <w:spacing w:before="75" w:after="75" w:line="240" w:lineRule="auto"/>
                    <w:jc w:val="center"/>
                    <w:rPr>
                      <w:rFonts w:hint="default" w:eastAsia="Times New Roman" w:cs="Times New Roman"/>
                      <w:b/>
                      <w:strike w:val="0"/>
                      <w:dstrike w:val="0"/>
                      <w:color w:val="000000" w:themeColor="text1"/>
                      <w:sz w:val="26"/>
                      <w:szCs w:val="26"/>
                      <w:vertAlign w:val="baseline"/>
                      <w:rtl w:val="0"/>
                      <w:lang w:val="en-US"/>
                      <w14:textFill>
                        <w14:solidFill>
                          <w14:schemeClr w14:val="tx1"/>
                        </w14:solidFill>
                      </w14:textFill>
                    </w:rPr>
                  </w:pPr>
                </w:p>
              </w:tc>
              <w:tc>
                <w:tcPr>
                  <w:tcW w:w="8372" w:type="dxa"/>
                </w:tcPr>
                <w:p w14:paraId="2E9668F9">
                  <w:pPr>
                    <w:spacing w:after="0" w:line="240" w:lineRule="auto"/>
                    <w:jc w:val="both"/>
                    <w:rPr>
                      <w:rFonts w:hint="default" w:eastAsia="Times New Roman" w:cs="Times New Roman"/>
                      <w:b/>
                      <w:strike w:val="0"/>
                      <w:dstrike w:val="0"/>
                      <w:color w:val="000000" w:themeColor="text1"/>
                      <w:sz w:val="26"/>
                      <w:szCs w:val="26"/>
                      <w:vertAlign w:val="baseline"/>
                      <w:rtl w:val="0"/>
                      <w:lang w:val="en-US"/>
                      <w14:textFill>
                        <w14:solidFill>
                          <w14:schemeClr w14:val="tx1"/>
                        </w14:solidFill>
                      </w14:textFill>
                    </w:rPr>
                  </w:pPr>
                </w:p>
              </w:tc>
            </w:tr>
          </w:tbl>
          <w:p w14:paraId="256D8CC6">
            <w:pPr>
              <w:spacing w:after="0" w:line="240" w:lineRule="auto"/>
              <w:ind w:left="0" w:leftChars="0" w:firstLine="278" w:firstLineChars="107"/>
              <w:jc w:val="both"/>
              <w:rPr>
                <w:rFonts w:hint="default" w:eastAsia="Times New Roman" w:cs="Times New Roman"/>
                <w:b/>
                <w:strike w:val="0"/>
                <w:dstrike w:val="0"/>
                <w:color w:val="000000" w:themeColor="text1"/>
                <w:sz w:val="26"/>
                <w:szCs w:val="26"/>
                <w:rtl w:val="0"/>
                <w:lang w:val="en-US"/>
                <w14:textFill>
                  <w14:solidFill>
                    <w14:schemeClr w14:val="tx1"/>
                  </w14:solidFill>
                </w14:textFill>
              </w:rPr>
            </w:pPr>
          </w:p>
        </w:tc>
      </w:tr>
    </w:tbl>
    <w:p w14:paraId="13F8E332">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ind w:leftChars="0"/>
        <w:jc w:val="left"/>
        <w:textAlignment w:val="auto"/>
        <w:rPr>
          <w:rFonts w:hint="default" w:ascii="Times New Roman" w:hAnsi="Times New Roman" w:eastAsia="Times New Roman" w:cs="Times New Roman"/>
          <w:b/>
          <w:color w:val="000000" w:themeColor="text1"/>
          <w:sz w:val="26"/>
          <w:szCs w:val="26"/>
          <w:rtl w:val="0"/>
          <w14:textFill>
            <w14:solidFill>
              <w14:schemeClr w14:val="tx1"/>
            </w14:solidFill>
          </w14:textFill>
        </w:rPr>
      </w:pPr>
    </w:p>
    <w:p w14:paraId="000000CD">
      <w:pPr>
        <w:keepNext w:val="0"/>
        <w:keepLines w:val="0"/>
        <w:pageBreakBefore w:val="0"/>
        <w:widowControl/>
        <w:numPr>
          <w:ilvl w:val="0"/>
          <w:numId w:val="2"/>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1"/>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pPr>
      <w:bookmarkStart w:id="44" w:name="_Toc15596"/>
      <w:bookmarkStart w:id="45" w:name="_Toc30660"/>
      <w:r>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t>Phân loại người dùng:</w:t>
      </w:r>
      <w:bookmarkEnd w:id="44"/>
      <w:bookmarkEnd w:id="45"/>
    </w:p>
    <w:p w14:paraId="000000CE">
      <w:pPr>
        <w:jc w:val="left"/>
        <w:rPr>
          <w:rFonts w:hint="default" w:ascii="Times New Roman" w:hAnsi="Times New Roman" w:cs="Times New Roman"/>
          <w:sz w:val="26"/>
          <w:szCs w:val="26"/>
        </w:rPr>
      </w:pPr>
      <w:r>
        <w:rPr>
          <w:rFonts w:hint="default" w:ascii="Times New Roman" w:hAnsi="Times New Roman" w:cs="Times New Roman"/>
          <w:sz w:val="26"/>
          <w:szCs w:val="26"/>
          <w:rtl w:val="0"/>
        </w:rPr>
        <w:t xml:space="preserve">Các đối tượng tương tác với hệ thống gồm: Guest, Dentist, Admin, Employee, Clinic Owner. Được thể hiện trên sơ đồ sau: </w:t>
      </w:r>
    </w:p>
    <w:p w14:paraId="000000CF">
      <w:pPr>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4781550" cy="3276600"/>
            <wp:effectExtent l="0" t="0" r="6350" b="0"/>
            <wp:docPr id="11" name="Picture 11" descr="{3AA0EDA8-9B49-4AD0-87C5-9B13866CA4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3AA0EDA8-9B49-4AD0-87C5-9B13866CA46F}"/>
                    <pic:cNvPicPr>
                      <a:picLocks noChangeAspect="1"/>
                    </pic:cNvPicPr>
                  </pic:nvPicPr>
                  <pic:blipFill>
                    <a:blip r:embed="rId8"/>
                    <a:stretch>
                      <a:fillRect/>
                    </a:stretch>
                  </pic:blipFill>
                  <pic:spPr>
                    <a:xfrm>
                      <a:off x="0" y="0"/>
                      <a:ext cx="4781550" cy="3276600"/>
                    </a:xfrm>
                    <a:prstGeom prst="rect">
                      <a:avLst/>
                    </a:prstGeom>
                  </pic:spPr>
                </pic:pic>
              </a:graphicData>
            </a:graphic>
          </wp:inline>
        </w:drawing>
      </w:r>
    </w:p>
    <w:p w14:paraId="000000D0">
      <w:pPr>
        <w:pStyle w:val="7"/>
        <w:bidi w:val="0"/>
        <w:rPr>
          <w:rFonts w:hint="default"/>
          <w:rtl w:val="0"/>
          <w:lang w:val="en-US"/>
        </w:rPr>
      </w:pPr>
      <w:bookmarkStart w:id="46" w:name="_Toc13933"/>
      <w:bookmarkStart w:id="47" w:name="_Toc3299"/>
      <w:bookmarkStart w:id="48" w:name="_Toc4995"/>
      <w:r>
        <w:rPr>
          <w:rFonts w:hint="default"/>
          <w:rtl w:val="0"/>
          <w:lang w:val="en-US"/>
        </w:rPr>
        <w:t>Hình 1: Các actors của hệ thống</w:t>
      </w:r>
      <w:bookmarkEnd w:id="46"/>
      <w:bookmarkEnd w:id="47"/>
      <w:bookmarkEnd w:id="48"/>
    </w:p>
    <w:p w14:paraId="000000D1">
      <w:pPr>
        <w:keepNext w:val="0"/>
        <w:keepLines w:val="0"/>
        <w:pageBreakBefore w:val="0"/>
        <w:widowControl/>
        <w:numPr>
          <w:ilvl w:val="0"/>
          <w:numId w:val="2"/>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1"/>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pPr>
      <w:bookmarkStart w:id="49" w:name="_Toc21869"/>
      <w:bookmarkStart w:id="50" w:name="_Toc14017"/>
      <w:r>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t>Môi trường thiết kế và xây dựng:</w:t>
      </w:r>
      <w:bookmarkEnd w:id="49"/>
      <w:bookmarkEnd w:id="50"/>
      <w:r>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t xml:space="preserve"> </w:t>
      </w:r>
    </w:p>
    <w:p w14:paraId="000000D2">
      <w:pPr>
        <w:keepNext w:val="0"/>
        <w:keepLines w:val="0"/>
        <w:pageBreakBefore w:val="0"/>
        <w:widowControl/>
        <w:kinsoku/>
        <w:wordWrap/>
        <w:overflowPunct/>
        <w:topLinePunct w:val="0"/>
        <w:autoSpaceDE/>
        <w:autoSpaceDN/>
        <w:bidi w:val="0"/>
        <w:adjustRightInd/>
        <w:snapToGrid/>
        <w:jc w:val="left"/>
        <w:textAlignment w:val="auto"/>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Website nền tảng đặt lịch cho phòng khám nha khoa được xây dựng trên công nghệ Django với các yêu cầu cụ thể như sau: </w:t>
      </w:r>
    </w:p>
    <w:p w14:paraId="000000D3">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sz w:val="26"/>
          <w:szCs w:val="26"/>
          <w:rtl w:val="0"/>
          <w:lang w:val="en-US"/>
        </w:rPr>
      </w:pPr>
      <w:r>
        <w:rPr>
          <w:rFonts w:hint="default" w:ascii="Times New Roman" w:hAnsi="Times New Roman" w:cs="Times New Roman"/>
          <w:b/>
          <w:bCs/>
          <w:sz w:val="26"/>
          <w:szCs w:val="26"/>
          <w:rtl w:val="0"/>
          <w:lang w:val="en-US"/>
        </w:rPr>
        <w:t>Công nghệ phát triển:</w:t>
      </w:r>
      <w:r>
        <w:rPr>
          <w:rFonts w:hint="default" w:ascii="Times New Roman" w:hAnsi="Times New Roman" w:cs="Times New Roman"/>
          <w:sz w:val="26"/>
          <w:szCs w:val="26"/>
          <w:rtl w:val="0"/>
          <w:lang w:val="en-US"/>
        </w:rPr>
        <w:t xml:space="preserve"> sử dụng Django </w:t>
      </w:r>
    </w:p>
    <w:p w14:paraId="000000D4">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sz w:val="26"/>
          <w:szCs w:val="26"/>
          <w:rtl w:val="0"/>
          <w:lang w:val="en-US"/>
        </w:rPr>
      </w:pPr>
      <w:r>
        <w:rPr>
          <w:rFonts w:hint="default" w:ascii="Times New Roman" w:hAnsi="Times New Roman" w:cs="Times New Roman"/>
          <w:b/>
          <w:bCs/>
          <w:sz w:val="26"/>
          <w:szCs w:val="26"/>
          <w:rtl w:val="0"/>
          <w:lang w:val="en-US"/>
        </w:rPr>
        <w:t xml:space="preserve">Ngôn ngữ lập trình: </w:t>
      </w:r>
      <w:r>
        <w:rPr>
          <w:rFonts w:hint="default" w:ascii="Times New Roman" w:hAnsi="Times New Roman" w:cs="Times New Roman"/>
          <w:sz w:val="26"/>
          <w:szCs w:val="26"/>
          <w:rtl w:val="0"/>
          <w:lang w:val="en-US"/>
        </w:rPr>
        <w:t xml:space="preserve">ngôn ngữ Python </w:t>
      </w:r>
    </w:p>
    <w:p w14:paraId="000000D5">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sz w:val="26"/>
          <w:szCs w:val="26"/>
          <w:rtl w:val="0"/>
          <w:lang w:val="en-US"/>
        </w:rPr>
      </w:pPr>
      <w:r>
        <w:rPr>
          <w:rFonts w:hint="default" w:ascii="Times New Roman" w:hAnsi="Times New Roman" w:cs="Times New Roman"/>
          <w:b/>
          <w:bCs/>
          <w:sz w:val="26"/>
          <w:szCs w:val="26"/>
          <w:rtl w:val="0"/>
          <w:lang w:val="en-US"/>
        </w:rPr>
        <w:t xml:space="preserve">Cơ sở dữ liệu: </w:t>
      </w:r>
      <w:r>
        <w:rPr>
          <w:rFonts w:hint="default" w:ascii="Times New Roman" w:hAnsi="Times New Roman" w:cs="Times New Roman"/>
          <w:sz w:val="26"/>
          <w:szCs w:val="26"/>
          <w:rtl w:val="0"/>
          <w:lang w:val="en-US"/>
        </w:rPr>
        <w:t>SQL Server</w:t>
      </w:r>
    </w:p>
    <w:p w14:paraId="000000D6">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sz w:val="26"/>
          <w:szCs w:val="26"/>
          <w:rtl w:val="0"/>
          <w:lang w:val="en-US"/>
        </w:rPr>
      </w:pPr>
      <w:r>
        <w:rPr>
          <w:rFonts w:hint="default" w:ascii="Times New Roman" w:hAnsi="Times New Roman" w:cs="Times New Roman"/>
          <w:b/>
          <w:bCs/>
          <w:sz w:val="26"/>
          <w:szCs w:val="26"/>
          <w:rtl w:val="0"/>
          <w:lang w:val="en-US"/>
        </w:rPr>
        <w:t>Quản lý mã nguồn:</w:t>
      </w:r>
      <w:r>
        <w:rPr>
          <w:rFonts w:hint="default" w:ascii="Times New Roman" w:hAnsi="Times New Roman" w:cs="Times New Roman"/>
          <w:sz w:val="26"/>
          <w:szCs w:val="26"/>
          <w:rtl w:val="0"/>
          <w:lang w:val="en-US"/>
        </w:rPr>
        <w:t xml:space="preserve"> Github</w:t>
      </w:r>
    </w:p>
    <w:p w14:paraId="000000D7">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sz w:val="26"/>
          <w:szCs w:val="26"/>
          <w:rtl w:val="0"/>
          <w:lang w:val="en-US"/>
        </w:rPr>
      </w:pPr>
      <w:r>
        <w:rPr>
          <w:rFonts w:hint="default" w:ascii="Times New Roman" w:hAnsi="Times New Roman" w:cs="Times New Roman"/>
          <w:b/>
          <w:bCs/>
          <w:sz w:val="26"/>
          <w:szCs w:val="26"/>
          <w:rtl w:val="0"/>
          <w:lang w:val="en-US"/>
        </w:rPr>
        <w:t>Tương thích trình duyệt:</w:t>
      </w:r>
      <w:r>
        <w:rPr>
          <w:rFonts w:hint="default" w:ascii="Times New Roman" w:hAnsi="Times New Roman" w:cs="Times New Roman"/>
          <w:sz w:val="26"/>
          <w:szCs w:val="26"/>
          <w:rtl w:val="0"/>
          <w:lang w:val="en-US"/>
        </w:rPr>
        <w:t xml:space="preserve"> Google Chrome, Mozilla Firefox, Safari, Internet Explorer</w:t>
      </w:r>
    </w:p>
    <w:p w14:paraId="000000D8">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sz w:val="26"/>
          <w:szCs w:val="26"/>
          <w:rtl w:val="0"/>
          <w:lang w:val="en-US"/>
        </w:rPr>
      </w:pPr>
      <w:r>
        <w:rPr>
          <w:rFonts w:hint="default" w:ascii="Times New Roman" w:hAnsi="Times New Roman" w:cs="Times New Roman"/>
          <w:b/>
          <w:bCs/>
          <w:sz w:val="26"/>
          <w:szCs w:val="26"/>
          <w:rtl w:val="0"/>
          <w:lang w:val="en-US"/>
        </w:rPr>
        <w:t>Tương thích thiết bị:</w:t>
      </w:r>
      <w:r>
        <w:rPr>
          <w:rFonts w:hint="default" w:ascii="Times New Roman" w:hAnsi="Times New Roman" w:cs="Times New Roman"/>
          <w:sz w:val="26"/>
          <w:szCs w:val="26"/>
          <w:rtl w:val="0"/>
          <w:lang w:val="en-US"/>
        </w:rPr>
        <w:t xml:space="preserve"> Computer, Smartphone, Ipad</w:t>
      </w:r>
    </w:p>
    <w:p w14:paraId="1A1EB061">
      <w:pPr>
        <w:keepNext w:val="0"/>
        <w:keepLines w:val="0"/>
        <w:pageBreakBefore w:val="0"/>
        <w:widowControl/>
        <w:kinsoku/>
        <w:wordWrap/>
        <w:overflowPunct/>
        <w:topLinePunct w:val="0"/>
        <w:autoSpaceDE/>
        <w:autoSpaceDN/>
        <w:bidi w:val="0"/>
        <w:adjustRightInd/>
        <w:snapToGrid/>
        <w:jc w:val="left"/>
        <w:textAlignment w:val="auto"/>
        <w:rPr>
          <w:rFonts w:hint="default" w:ascii="Times New Roman" w:hAnsi="Times New Roman" w:cs="Times New Roman"/>
          <w:sz w:val="26"/>
          <w:szCs w:val="26"/>
          <w:rtl w:val="0"/>
        </w:rPr>
      </w:pPr>
    </w:p>
    <w:p w14:paraId="000000D9">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0"/>
        <w:rPr>
          <w:rFonts w:hint="default" w:ascii="Times New Roman" w:hAnsi="Times New Roman" w:cs="Times New Roman"/>
          <w:b/>
          <w:bCs/>
          <w:color w:val="000000" w:themeColor="text1"/>
          <w:sz w:val="32"/>
          <w:szCs w:val="32"/>
          <w:rtl w:val="0"/>
          <w:lang w:val="vi-VN"/>
          <w14:textFill>
            <w14:solidFill>
              <w14:schemeClr w14:val="tx1"/>
            </w14:solidFill>
          </w14:textFill>
        </w:rPr>
      </w:pPr>
      <w:bookmarkStart w:id="51" w:name="_Toc30535"/>
      <w:bookmarkStart w:id="52" w:name="_Toc11498"/>
      <w:r>
        <w:rPr>
          <w:rFonts w:hint="default" w:ascii="Times New Roman" w:hAnsi="Times New Roman" w:cs="Times New Roman"/>
          <w:b/>
          <w:bCs/>
          <w:color w:val="000000" w:themeColor="text1"/>
          <w:sz w:val="32"/>
          <w:szCs w:val="32"/>
          <w:rtl w:val="0"/>
          <w:lang w:val="vi-VN"/>
          <w14:textFill>
            <w14:solidFill>
              <w14:schemeClr w14:val="tx1"/>
            </w14:solidFill>
          </w14:textFill>
        </w:rPr>
        <w:t>Yêu cầu tương tác ngoài:</w:t>
      </w:r>
      <w:bookmarkEnd w:id="51"/>
      <w:bookmarkEnd w:id="52"/>
    </w:p>
    <w:p w14:paraId="000000DA">
      <w:pPr>
        <w:keepNext w:val="0"/>
        <w:keepLines w:val="0"/>
        <w:pageBreakBefore w:val="0"/>
        <w:widowControl/>
        <w:numPr>
          <w:ilvl w:val="0"/>
          <w:numId w:val="4"/>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1"/>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pPr>
      <w:bookmarkStart w:id="53" w:name="_Toc24291"/>
      <w:bookmarkStart w:id="54" w:name="_Toc20650"/>
      <w:r>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t>Giao diện người dùng:</w:t>
      </w:r>
      <w:bookmarkEnd w:id="53"/>
      <w:bookmarkEnd w:id="54"/>
      <w:r>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t xml:space="preserve"> </w:t>
      </w:r>
    </w:p>
    <w:p w14:paraId="000000DB">
      <w:pPr>
        <w:keepNext w:val="0"/>
        <w:keepLines w:val="0"/>
        <w:pageBreakBefore w:val="0"/>
        <w:widowControl/>
        <w:numPr>
          <w:ilvl w:val="0"/>
          <w:numId w:val="5"/>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2"/>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pPr>
      <w:bookmarkStart w:id="55" w:name="_Toc31070"/>
      <w:bookmarkStart w:id="56" w:name="_Toc3403"/>
      <w:r>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t>Khuôn mẫu giao diện thống nhất:</w:t>
      </w:r>
      <w:bookmarkEnd w:id="55"/>
      <w:bookmarkEnd w:id="56"/>
      <w:r>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t xml:space="preserve"> </w:t>
      </w:r>
    </w:p>
    <w:p w14:paraId="000000DC">
      <w:pPr>
        <w:keepNext w:val="0"/>
        <w:keepLines w:val="0"/>
        <w:pageBreakBefore w:val="0"/>
        <w:widowControl/>
        <w:kinsoku/>
        <w:wordWrap/>
        <w:overflowPunct/>
        <w:topLinePunct w:val="0"/>
        <w:autoSpaceDE/>
        <w:autoSpaceDN/>
        <w:bidi w:val="0"/>
        <w:adjustRightInd/>
        <w:snapToGrid/>
        <w:jc w:val="left"/>
        <w:textAlignment w:val="auto"/>
        <w:rPr>
          <w:rFonts w:hint="default" w:ascii="Times New Roman" w:hAnsi="Times New Roman" w:cs="Times New Roman"/>
          <w:color w:val="000000" w:themeColor="text1"/>
          <w:sz w:val="26"/>
          <w:szCs w:val="26"/>
          <w:rtl w:val="0"/>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 xml:space="preserve">Tất cả các trang con (“pages”) trong phần mềm sẽ có chung một khuôn mẫu giao diện bao gồm: </w:t>
      </w:r>
    </w:p>
    <w:p w14:paraId="000000DD">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bCs/>
          <w:color w:val="000000" w:themeColor="text1"/>
          <w:sz w:val="26"/>
          <w:szCs w:val="26"/>
          <w:rtl w:val="0"/>
          <w:lang w:val="en-US"/>
          <w14:textFill>
            <w14:solidFill>
              <w14:schemeClr w14:val="tx1"/>
            </w14:solidFill>
          </w14:textFill>
        </w:rPr>
        <w:t xml:space="preserve">Header: </w:t>
      </w:r>
      <w:r>
        <w:rPr>
          <w:rFonts w:hint="default" w:ascii="Times New Roman" w:hAnsi="Times New Roman" w:cs="Times New Roman"/>
          <w:b w:val="0"/>
          <w:bCs w:val="0"/>
          <w:color w:val="000000" w:themeColor="text1"/>
          <w:sz w:val="26"/>
          <w:szCs w:val="26"/>
          <w:rtl w:val="0"/>
          <w:lang w:val="en-US"/>
          <w14:textFill>
            <w14:solidFill>
              <w14:schemeClr w14:val="tx1"/>
            </w14:solidFill>
          </w14:textFill>
        </w:rPr>
        <w:t>Hiển thị logo phòng khám, tên phòng khám và các tùy chọn truy cập nhanh.</w:t>
      </w:r>
    </w:p>
    <w:p w14:paraId="704E9C45">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bCs/>
          <w:color w:val="000000" w:themeColor="text1"/>
          <w:sz w:val="26"/>
          <w:szCs w:val="26"/>
          <w:rtl w:val="0"/>
          <w:lang w:val="en-US"/>
          <w14:textFill>
            <w14:solidFill>
              <w14:schemeClr w14:val="tx1"/>
            </w14:solidFill>
          </w14:textFill>
        </w:rPr>
        <w:t>Menu:</w:t>
      </w:r>
      <w:r>
        <w:rPr>
          <w:rFonts w:hint="default" w:ascii="Times New Roman" w:hAnsi="Times New Roman" w:cs="Times New Roman"/>
          <w:b w:val="0"/>
          <w:bCs w:val="0"/>
          <w:color w:val="000000" w:themeColor="text1"/>
          <w:sz w:val="26"/>
          <w:szCs w:val="26"/>
          <w:rtl w:val="0"/>
          <w:lang w:val="en-US"/>
          <w14:textFill>
            <w14:solidFill>
              <w14:schemeClr w14:val="tx1"/>
            </w14:solidFill>
          </w14:textFill>
        </w:rPr>
        <w:t xml:space="preserve"> Thanh điều hướng dùng cho các chức năng như: </w:t>
      </w:r>
      <w:r>
        <w:rPr>
          <w:rFonts w:hint="default" w:cs="Times New Roman"/>
          <w:b w:val="0"/>
          <w:bCs w:val="0"/>
          <w:color w:val="000000" w:themeColor="text1"/>
          <w:sz w:val="26"/>
          <w:szCs w:val="26"/>
          <w:rtl w:val="0"/>
          <w:lang w:val="en-US"/>
          <w14:textFill>
            <w14:solidFill>
              <w14:schemeClr w14:val="tx1"/>
            </w14:solidFill>
          </w14:textFill>
        </w:rPr>
        <w:t>Xem các thông tin của phòng khám;  ưu đãi, sự kiện, chính sách của phòng khám; … .</w:t>
      </w:r>
    </w:p>
    <w:p w14:paraId="000000DF">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bCs/>
          <w:color w:val="000000" w:themeColor="text1"/>
          <w:sz w:val="26"/>
          <w:szCs w:val="26"/>
          <w:rtl w:val="0"/>
          <w:lang w:val="en-US"/>
          <w14:textFill>
            <w14:solidFill>
              <w14:schemeClr w14:val="tx1"/>
            </w14:solidFill>
          </w14:textFill>
        </w:rPr>
        <w:t>Footer:</w:t>
      </w:r>
      <w:r>
        <w:rPr>
          <w:rFonts w:hint="default" w:ascii="Times New Roman" w:hAnsi="Times New Roman" w:cs="Times New Roman"/>
          <w:b w:val="0"/>
          <w:bCs w:val="0"/>
          <w:color w:val="000000" w:themeColor="text1"/>
          <w:sz w:val="26"/>
          <w:szCs w:val="26"/>
          <w:rtl w:val="0"/>
          <w:lang w:val="en-US"/>
          <w14:textFill>
            <w14:solidFill>
              <w14:schemeClr w14:val="tx1"/>
            </w14:solidFill>
          </w14:textFill>
        </w:rPr>
        <w:t xml:space="preserve"> Bao gồm thông tin liên hệ, địa chỉ phòng khám, số điện thoại hỗ trợ</w:t>
      </w:r>
      <w:r>
        <w:rPr>
          <w:rFonts w:hint="default" w:cs="Times New Roman"/>
          <w:b w:val="0"/>
          <w:bCs w:val="0"/>
          <w:color w:val="000000" w:themeColor="text1"/>
          <w:sz w:val="26"/>
          <w:szCs w:val="26"/>
          <w:rtl w:val="0"/>
          <w:lang w:val="en-US"/>
          <w14:textFill>
            <w14:solidFill>
              <w14:schemeClr w14:val="tx1"/>
            </w14:solidFill>
          </w14:textFill>
        </w:rPr>
        <w:t>.</w:t>
      </w:r>
    </w:p>
    <w:p w14:paraId="000000E0">
      <w:pPr>
        <w:keepNext w:val="0"/>
        <w:keepLines w:val="0"/>
        <w:pageBreakBefore w:val="0"/>
        <w:widowControl/>
        <w:numPr>
          <w:ilvl w:val="0"/>
          <w:numId w:val="5"/>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2"/>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pPr>
      <w:bookmarkStart w:id="57" w:name="_Toc19352"/>
      <w:bookmarkStart w:id="58" w:name="_Toc28684"/>
      <w:r>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t>Thiết kế giao diện:</w:t>
      </w:r>
      <w:bookmarkEnd w:id="57"/>
      <w:bookmarkEnd w:id="58"/>
      <w:r>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t xml:space="preserve"> </w:t>
      </w:r>
    </w:p>
    <w:p w14:paraId="000000E1">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Thiết kế đơn giản, khoa học và thân thiện với người dùng</w:t>
      </w:r>
    </w:p>
    <w:p w14:paraId="000000E2">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Sử dụng màu sắc nhã nhặn giúp tăng trải nghiệm người dùng</w:t>
      </w:r>
    </w:p>
    <w:p w14:paraId="000000E3">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Có giao diện responsive hỗ trợ nhiều thiết bị (computer, Smartphone, Ipad)</w:t>
      </w:r>
    </w:p>
    <w:p w14:paraId="000000E4">
      <w:pPr>
        <w:keepNext w:val="0"/>
        <w:keepLines w:val="0"/>
        <w:pageBreakBefore w:val="0"/>
        <w:widowControl/>
        <w:numPr>
          <w:ilvl w:val="0"/>
          <w:numId w:val="5"/>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2"/>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pPr>
      <w:bookmarkStart w:id="59" w:name="_Toc3338"/>
      <w:bookmarkStart w:id="60" w:name="_Toc28441"/>
      <w:r>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t>Mô tả các giao diện:</w:t>
      </w:r>
      <w:bookmarkEnd w:id="59"/>
      <w:bookmarkEnd w:id="60"/>
    </w:p>
    <w:p w14:paraId="000000E5">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 xml:space="preserve">Dashboard Screen: </w:t>
      </w:r>
    </w:p>
    <w:p w14:paraId="000000E6">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u w:val="none"/>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Hiển thị tổng quan về các hoạt động chính của phòng khám (Số lượng bệnh nhân trong ngày, lịch hẹn đang chờ, doanh thu).</w:t>
      </w:r>
    </w:p>
    <w:p w14:paraId="000000E7">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u w:val="none"/>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Bao gồm các widget tương tác nhanh như: Thêm bệnh nhân trong ngày, lịch hẹn đang chờ, doanh thu)</w:t>
      </w:r>
    </w:p>
    <w:p w14:paraId="000000E8">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 xml:space="preserve">List Screen: </w:t>
      </w:r>
    </w:p>
    <w:p w14:paraId="000000E9">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rtl w:val="0"/>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Hiển thị danh sách bệnh nhân, lịch hẹn, hóa đơn.</w:t>
      </w:r>
    </w:p>
    <w:p w14:paraId="000000EA">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rtl w:val="0"/>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Cho phép tìm kiếm nhanh theo tên, số điện thoại hoặc ngày.</w:t>
      </w:r>
    </w:p>
    <w:p w14:paraId="000000EB">
      <w:pPr>
        <w:keepNext w:val="0"/>
        <w:keepLines w:val="0"/>
        <w:pageBreakBefore w:val="0"/>
        <w:widowControl/>
        <w:kinsoku/>
        <w:wordWrap/>
        <w:overflowPunct/>
        <w:topLinePunct w:val="0"/>
        <w:autoSpaceDE/>
        <w:autoSpaceDN/>
        <w:bidi w:val="0"/>
        <w:adjustRightInd/>
        <w:snapToGrid/>
        <w:jc w:val="left"/>
        <w:textAlignment w:val="auto"/>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 xml:space="preserve">Edit Screen: </w:t>
      </w:r>
    </w:p>
    <w:p w14:paraId="000000EC">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rtl w:val="0"/>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Cung cấp giao diện chỉnh sửa thông tin bệnh nhân hoặc lịch hẹn.</w:t>
      </w:r>
    </w:p>
    <w:p w14:paraId="000000ED">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rtl w:val="0"/>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 xml:space="preserve">Kiểm tra tính hợp lệ trước khi lưu trữ </w:t>
      </w:r>
    </w:p>
    <w:p w14:paraId="000000EE">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 xml:space="preserve">Details Screen: </w:t>
      </w:r>
    </w:p>
    <w:p w14:paraId="000000EF">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rtl w:val="0"/>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Hiển thị chi tiết một bản ghi bệnh nhân hoặc hóa đơn.</w:t>
      </w:r>
    </w:p>
    <w:p w14:paraId="000000F0">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rtl w:val="0"/>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Hiển thông tin đầy đủ, kèm tùy chọn in hoặc xuất file.</w:t>
      </w:r>
    </w:p>
    <w:p w14:paraId="000000F1">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 xml:space="preserve"> Details Screen:</w:t>
      </w:r>
    </w:p>
    <w:p w14:paraId="000000F2">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rtl w:val="0"/>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Hiển thị chi tiết một bản ghi bệnh nhân hoặc hóa đơn.</w:t>
      </w:r>
    </w:p>
    <w:p w14:paraId="000000F3">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rtl w:val="0"/>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Hiển thông tin đầy đủ, kèm tùy chọn in hoặc xuất file.</w:t>
      </w:r>
    </w:p>
    <w:p w14:paraId="000000F4">
      <w:pPr>
        <w:keepNext w:val="0"/>
        <w:keepLines w:val="0"/>
        <w:pageBreakBefore w:val="0"/>
        <w:widowControl/>
        <w:numPr>
          <w:ilvl w:val="0"/>
          <w:numId w:val="5"/>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2"/>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pPr>
      <w:r>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t xml:space="preserve"> </w:t>
      </w:r>
      <w:bookmarkStart w:id="61" w:name="_Toc30844"/>
      <w:bookmarkStart w:id="62" w:name="_Toc30907"/>
      <w:r>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t>Hiển thị thông báo:</w:t>
      </w:r>
      <w:bookmarkEnd w:id="61"/>
      <w:bookmarkEnd w:id="62"/>
    </w:p>
    <w:p w14:paraId="630A6851">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rtl w:val="0"/>
          <w14:textFill>
            <w14:solidFill>
              <w14:schemeClr w14:val="tx1"/>
            </w14:solidFill>
          </w14:textFill>
        </w:rPr>
        <w:t>Thông báo lỗi:</w:t>
      </w:r>
      <w:r>
        <w:rPr>
          <w:rFonts w:hint="default" w:ascii="Times New Roman" w:hAnsi="Times New Roman" w:cs="Times New Roman"/>
          <w:color w:val="000000" w:themeColor="text1"/>
          <w:sz w:val="26"/>
          <w:szCs w:val="26"/>
          <w:rtl w:val="0"/>
          <w14:textFill>
            <w14:solidFill>
              <w14:schemeClr w14:val="tx1"/>
            </w14:solidFill>
          </w14:textFill>
        </w:rPr>
        <w:t xml:space="preserve"> Hiển thị với khung màu đỏ, đồng thời hiện biểu tượng cảnh báo</w:t>
      </w:r>
    </w:p>
    <w:p w14:paraId="000000F5">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rtl w:val="0"/>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 xml:space="preserve"> </w:t>
      </w:r>
      <w:r>
        <w:rPr>
          <w:rFonts w:hint="default" w:cs="Times New Roman"/>
          <w:color w:val="000000" w:themeColor="text1"/>
          <w:sz w:val="26"/>
          <w:szCs w:val="26"/>
          <w:rtl w:val="0"/>
          <w:lang w:val="en-US"/>
          <w14:textFill>
            <w14:solidFill>
              <w14:schemeClr w14:val="tx1"/>
            </w14:solidFill>
          </w14:textFill>
        </w:rPr>
        <w:t>Ví dụ</w:t>
      </w:r>
      <w:r>
        <w:rPr>
          <w:rFonts w:hint="default" w:ascii="Times New Roman" w:hAnsi="Times New Roman" w:cs="Times New Roman"/>
          <w:color w:val="000000" w:themeColor="text1"/>
          <w:sz w:val="26"/>
          <w:szCs w:val="26"/>
          <w:rtl w:val="0"/>
          <w14:textFill>
            <w14:solidFill>
              <w14:schemeClr w14:val="tx1"/>
            </w14:solidFill>
          </w14:textFill>
        </w:rPr>
        <w:t>: "Không thể lưu lại do thiếu thông tin."</w:t>
      </w:r>
    </w:p>
    <w:p w14:paraId="723E0D35">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rtl w:val="0"/>
          <w14:textFill>
            <w14:solidFill>
              <w14:schemeClr w14:val="tx1"/>
            </w14:solidFill>
          </w14:textFill>
        </w:rPr>
        <w:t xml:space="preserve">Cảnh báo: </w:t>
      </w:r>
      <w:r>
        <w:rPr>
          <w:rFonts w:hint="default" w:ascii="Times New Roman" w:hAnsi="Times New Roman" w:cs="Times New Roman"/>
          <w:color w:val="000000" w:themeColor="text1"/>
          <w:sz w:val="26"/>
          <w:szCs w:val="26"/>
          <w:rtl w:val="0"/>
          <w14:textFill>
            <w14:solidFill>
              <w14:schemeClr w14:val="tx1"/>
            </w14:solidFill>
          </w14:textFill>
        </w:rPr>
        <w:t xml:space="preserve">Hiển thị với khung màu vàng, biểu tượng chú ý. </w:t>
      </w:r>
    </w:p>
    <w:p w14:paraId="000000F6">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rtl w:val="0"/>
          <w14:textFill>
            <w14:solidFill>
              <w14:schemeClr w14:val="tx1"/>
            </w14:solidFill>
          </w14:textFill>
        </w:rPr>
      </w:pPr>
      <w:r>
        <w:rPr>
          <w:rFonts w:hint="default" w:cs="Times New Roman"/>
          <w:color w:val="000000" w:themeColor="text1"/>
          <w:sz w:val="26"/>
          <w:szCs w:val="26"/>
          <w:rtl w:val="0"/>
          <w:lang w:val="en-US"/>
          <w14:textFill>
            <w14:solidFill>
              <w14:schemeClr w14:val="tx1"/>
            </w14:solidFill>
          </w14:textFill>
        </w:rPr>
        <w:t>Ví dụ</w:t>
      </w:r>
      <w:r>
        <w:rPr>
          <w:rFonts w:hint="default" w:ascii="Times New Roman" w:hAnsi="Times New Roman" w:cs="Times New Roman"/>
          <w:color w:val="000000" w:themeColor="text1"/>
          <w:sz w:val="26"/>
          <w:szCs w:val="26"/>
          <w:rtl w:val="0"/>
          <w14:textFill>
            <w14:solidFill>
              <w14:schemeClr w14:val="tx1"/>
            </w14:solidFill>
          </w14:textFill>
        </w:rPr>
        <w:t>: "Lịch hẹn bạn tạo trùng thời gian với lịch khác."</w:t>
      </w:r>
    </w:p>
    <w:p w14:paraId="70545CE0">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rtl w:val="0"/>
          <w14:textFill>
            <w14:solidFill>
              <w14:schemeClr w14:val="tx1"/>
            </w14:solidFill>
          </w14:textFill>
        </w:rPr>
        <w:t xml:space="preserve">Thông báo: </w:t>
      </w:r>
      <w:r>
        <w:rPr>
          <w:rFonts w:hint="default" w:ascii="Times New Roman" w:hAnsi="Times New Roman" w:cs="Times New Roman"/>
          <w:color w:val="000000" w:themeColor="text1"/>
          <w:sz w:val="26"/>
          <w:szCs w:val="26"/>
          <w:rtl w:val="0"/>
          <w14:textFill>
            <w14:solidFill>
              <w14:schemeClr w14:val="tx1"/>
            </w14:solidFill>
          </w14:textFill>
        </w:rPr>
        <w:t xml:space="preserve">Hiển thị với khung màu xanh lá, biểu tượng xác nhận.  </w:t>
      </w:r>
    </w:p>
    <w:p w14:paraId="000000F7">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rtl w:val="0"/>
          <w14:textFill>
            <w14:solidFill>
              <w14:schemeClr w14:val="tx1"/>
            </w14:solidFill>
          </w14:textFill>
        </w:rPr>
      </w:pPr>
      <w:r>
        <w:rPr>
          <w:rFonts w:hint="default" w:cs="Times New Roman"/>
          <w:color w:val="000000" w:themeColor="text1"/>
          <w:sz w:val="26"/>
          <w:szCs w:val="26"/>
          <w:rtl w:val="0"/>
          <w:lang w:val="en-US"/>
          <w14:textFill>
            <w14:solidFill>
              <w14:schemeClr w14:val="tx1"/>
            </w14:solidFill>
          </w14:textFill>
        </w:rPr>
        <w:t>Ví dụ</w:t>
      </w:r>
      <w:r>
        <w:rPr>
          <w:rFonts w:hint="default" w:ascii="Times New Roman" w:hAnsi="Times New Roman" w:cs="Times New Roman"/>
          <w:color w:val="000000" w:themeColor="text1"/>
          <w:sz w:val="26"/>
          <w:szCs w:val="26"/>
          <w:rtl w:val="0"/>
          <w14:textFill>
            <w14:solidFill>
              <w14:schemeClr w14:val="tx1"/>
            </w14:solidFill>
          </w14:textFill>
        </w:rPr>
        <w:t>: "Lưu thành công."</w:t>
      </w:r>
    </w:p>
    <w:p w14:paraId="000000F8">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Popup hoặc Toast: Dùng cho các thông báo nhanh, tự động biến mất sau vài giây.</w:t>
      </w:r>
    </w:p>
    <w:p w14:paraId="000000F9">
      <w:pPr>
        <w:keepNext w:val="0"/>
        <w:keepLines w:val="0"/>
        <w:pageBreakBefore w:val="0"/>
        <w:widowControl/>
        <w:numPr>
          <w:ilvl w:val="0"/>
          <w:numId w:val="5"/>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2"/>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pPr>
      <w:r>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t xml:space="preserve"> </w:t>
      </w:r>
      <w:bookmarkStart w:id="63" w:name="_Toc30298"/>
      <w:bookmarkStart w:id="64" w:name="_Toc31055"/>
      <w:r>
        <w:rPr>
          <w:rFonts w:hint="default" w:ascii="Times New Roman" w:hAnsi="Times New Roman" w:eastAsia="Times New Roman" w:cs="Times New Roman"/>
          <w:b/>
          <w:color w:val="000000" w:themeColor="text1"/>
          <w:sz w:val="26"/>
          <w:szCs w:val="26"/>
          <w:rtl w:val="0"/>
          <w:lang w:val="en-US"/>
          <w14:textFill>
            <w14:solidFill>
              <w14:schemeClr w14:val="tx1"/>
            </w14:solidFill>
          </w14:textFill>
        </w:rPr>
        <w:t>Mẫu email tự động:</w:t>
      </w:r>
      <w:bookmarkEnd w:id="63"/>
      <w:bookmarkEnd w:id="64"/>
    </w:p>
    <w:p w14:paraId="000000FA">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Email nhắc lịch hẹn:</w:t>
      </w:r>
    </w:p>
    <w:p w14:paraId="000000FB">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rtl w:val="0"/>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Tiêu đề: "Nha Khoa SunDental Nhắc lịch hẹn của bạn."</w:t>
      </w:r>
    </w:p>
    <w:p w14:paraId="000000FC">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color w:val="000000" w:themeColor="text1"/>
          <w:sz w:val="26"/>
          <w:szCs w:val="26"/>
          <w:rtl w:val="0"/>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Nội dung: "Kính chào [Tên bệnh nhân], Chúng tôi xin nhắc bạn về lịch hẹn tại Phòng Khám Nha Khoa:</w:t>
      </w:r>
    </w:p>
    <w:p w14:paraId="000000FD">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clear" w:pos="420"/>
        </w:tabs>
        <w:spacing w:before="0" w:after="0" w:line="259" w:lineRule="auto"/>
        <w:ind w:left="1680" w:leftChars="0" w:right="0" w:firstLine="0" w:firstLineChars="0"/>
        <w:jc w:val="left"/>
        <w:rPr>
          <w:rFonts w:hint="default" w:ascii="Times New Roman" w:hAnsi="Times New Roman" w:cs="Times New Roman"/>
          <w:color w:val="000000" w:themeColor="text1"/>
          <w:sz w:val="26"/>
          <w:szCs w:val="26"/>
          <w:u w:val="none"/>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Ngày: [Ngày lịch hẹn]</w:t>
      </w:r>
    </w:p>
    <w:p w14:paraId="000000FE">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clear" w:pos="420"/>
        </w:tabs>
        <w:spacing w:before="0" w:after="0" w:line="259" w:lineRule="auto"/>
        <w:ind w:left="1680" w:leftChars="0" w:right="0" w:firstLine="0" w:firstLineChars="0"/>
        <w:jc w:val="left"/>
        <w:rPr>
          <w:rFonts w:hint="default" w:ascii="Times New Roman" w:hAnsi="Times New Roman" w:cs="Times New Roman"/>
          <w:color w:val="000000" w:themeColor="text1"/>
          <w:sz w:val="26"/>
          <w:szCs w:val="26"/>
          <w:u w:val="none"/>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Giờ: [Giờ lịch hẹn]</w:t>
      </w:r>
    </w:p>
    <w:p w14:paraId="000000FF">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clear" w:pos="420"/>
        </w:tabs>
        <w:spacing w:before="0" w:after="0" w:line="259" w:lineRule="auto"/>
        <w:ind w:left="1680" w:leftChars="0" w:right="0" w:firstLine="0" w:firstLineChars="0"/>
        <w:jc w:val="left"/>
        <w:rPr>
          <w:rFonts w:hint="default" w:ascii="Times New Roman" w:hAnsi="Times New Roman" w:cs="Times New Roman"/>
          <w:color w:val="000000" w:themeColor="text1"/>
          <w:sz w:val="26"/>
          <w:szCs w:val="26"/>
          <w:u w:val="none"/>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 xml:space="preserve">Bác sĩ: [Tên bác sĩ] </w:t>
      </w:r>
    </w:p>
    <w:p w14:paraId="00000100">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clear" w:pos="420"/>
        </w:tabs>
        <w:spacing w:before="0" w:after="0" w:line="259" w:lineRule="auto"/>
        <w:ind w:left="1680" w:leftChars="0" w:right="0" w:firstLine="0" w:firstLineChars="0"/>
        <w:jc w:val="left"/>
        <w:rPr>
          <w:rFonts w:hint="default" w:ascii="Times New Roman" w:hAnsi="Times New Roman" w:cs="Times New Roman"/>
          <w:color w:val="000000" w:themeColor="text1"/>
          <w:sz w:val="26"/>
          <w:szCs w:val="26"/>
          <w:u w:val="none"/>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Lời nhắn: Xin vui lòng liên hệ với chúng tôi qua SĐT hotline [SĐT] nếu bạn có bất kỳ thay đổi nào.</w:t>
      </w:r>
    </w:p>
    <w:p w14:paraId="00000101">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 xml:space="preserve">Email xác nhận đăng ký: </w:t>
      </w:r>
    </w:p>
    <w:p w14:paraId="00000102">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cs="Times New Roman"/>
          <w:color w:val="000000" w:themeColor="text1"/>
          <w:sz w:val="26"/>
          <w:szCs w:val="26"/>
          <w:rtl w:val="0"/>
          <w:lang w:val="en-US"/>
          <w14:textFill>
            <w14:solidFill>
              <w14:schemeClr w14:val="tx1"/>
            </w14:solidFill>
          </w14:textFill>
        </w:rPr>
      </w:pPr>
      <w:r>
        <w:rPr>
          <w:rFonts w:hint="default" w:cs="Times New Roman"/>
          <w:color w:val="000000" w:themeColor="text1"/>
          <w:sz w:val="26"/>
          <w:szCs w:val="26"/>
          <w:rtl w:val="0"/>
          <w:lang w:val="en-US"/>
          <w14:textFill>
            <w14:solidFill>
              <w14:schemeClr w14:val="tx1"/>
            </w14:solidFill>
          </w14:textFill>
        </w:rPr>
        <w:t>Tiêu đề: “Nha Khoa SunDental xác nhận bạn đã đăng ký thành công”</w:t>
      </w:r>
    </w:p>
    <w:p w14:paraId="00000103">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cs="Times New Roman"/>
          <w:color w:val="000000" w:themeColor="text1"/>
          <w:sz w:val="26"/>
          <w:szCs w:val="26"/>
          <w:rtl w:val="0"/>
          <w:lang w:val="en-US"/>
          <w14:textFill>
            <w14:solidFill>
              <w14:schemeClr w14:val="tx1"/>
            </w14:solidFill>
          </w14:textFill>
        </w:rPr>
      </w:pPr>
      <w:r>
        <w:rPr>
          <w:rFonts w:hint="default" w:cs="Times New Roman"/>
          <w:color w:val="000000" w:themeColor="text1"/>
          <w:sz w:val="26"/>
          <w:szCs w:val="26"/>
          <w:rtl w:val="0"/>
          <w:lang w:val="en-US"/>
          <w14:textFill>
            <w14:solidFill>
              <w14:schemeClr w14:val="tx1"/>
            </w14:solidFill>
          </w14:textFill>
        </w:rPr>
        <w:t>Nội dung: “Kính chào [Tên bệnh nhân], Chúc mừng bạn đã đăng ký lịch hẹn thành công tại hệ thống nha khoa SunDental. Thông tin chi tiết đã được gửi trong hệ thống. Cảm ơn bạn đã tin tưởng chúng tôi.”</w:t>
      </w:r>
    </w:p>
    <w:p w14:paraId="1712FEF8">
      <w:pPr>
        <w:keepNext w:val="0"/>
        <w:keepLines w:val="0"/>
        <w:pageBreakBefore w:val="0"/>
        <w:widowControl/>
        <w:numPr>
          <w:ilvl w:val="0"/>
          <w:numId w:val="4"/>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1"/>
        <w:rPr>
          <w:rFonts w:hint="default" w:ascii="Times New Roman" w:hAnsi="Times New Roman" w:cs="Times New Roman"/>
          <w:b/>
          <w:bCs/>
          <w:color w:val="000000" w:themeColor="text1"/>
          <w:sz w:val="26"/>
          <w:szCs w:val="26"/>
          <w:lang w:val="en-US"/>
          <w14:textFill>
            <w14:solidFill>
              <w14:schemeClr w14:val="tx1"/>
            </w14:solidFill>
          </w14:textFill>
        </w:rPr>
      </w:pPr>
      <w:bookmarkStart w:id="65" w:name="_Toc24923"/>
      <w:bookmarkStart w:id="66" w:name="_Toc30160"/>
      <w:r>
        <w:rPr>
          <w:rFonts w:hint="default" w:cs="Times New Roman"/>
          <w:b/>
          <w:bCs/>
          <w:color w:val="000000" w:themeColor="text1"/>
          <w:sz w:val="26"/>
          <w:szCs w:val="26"/>
          <w:lang w:val="en-US"/>
          <w14:textFill>
            <w14:solidFill>
              <w14:schemeClr w14:val="tx1"/>
            </w14:solidFill>
          </w14:textFill>
        </w:rPr>
        <w:t>Yêu cầu tương tác với phần cứng:</w:t>
      </w:r>
      <w:bookmarkEnd w:id="65"/>
      <w:bookmarkEnd w:id="66"/>
    </w:p>
    <w:p w14:paraId="2A85B59D">
      <w:pPr>
        <w:keepNext w:val="0"/>
        <w:keepLines w:val="0"/>
        <w:pageBreakBefore w:val="0"/>
        <w:widowControl/>
        <w:kinsoku/>
        <w:wordWrap/>
        <w:overflowPunct/>
        <w:topLinePunct w:val="0"/>
        <w:autoSpaceDE/>
        <w:autoSpaceDN/>
        <w:bidi w:val="0"/>
        <w:adjustRightInd/>
        <w:snapToGrid/>
        <w:jc w:val="left"/>
        <w:textAlignment w:val="auto"/>
        <w:rPr>
          <w:rFonts w:hint="default" w:ascii="Times New Roman" w:hAnsi="Times New Roman" w:cs="Times New Roman"/>
          <w:color w:val="000000" w:themeColor="text1"/>
          <w:sz w:val="26"/>
          <w:szCs w:val="26"/>
          <w:rtl w:val="0"/>
          <w:lang w:val="en-US"/>
          <w14:textFill>
            <w14:solidFill>
              <w14:schemeClr w14:val="tx1"/>
            </w14:solidFill>
          </w14:textFill>
        </w:rPr>
      </w:pPr>
      <w:r>
        <w:rPr>
          <w:rFonts w:hint="default" w:ascii="Times New Roman" w:hAnsi="Times New Roman" w:cs="Times New Roman"/>
          <w:color w:val="000000" w:themeColor="text1"/>
          <w:sz w:val="26"/>
          <w:szCs w:val="26"/>
          <w:rtl w:val="0"/>
          <w:lang w:val="en-US"/>
          <w14:textFill>
            <w14:solidFill>
              <w14:schemeClr w14:val="tx1"/>
            </w14:solidFill>
          </w14:textFill>
        </w:rPr>
        <w:t>Hiện tại hệ thống chưa cần tương tác với các thiết bị đặc biệt khác ngoài hệ thống máy tính thông thường</w:t>
      </w:r>
    </w:p>
    <w:p w14:paraId="668297BE">
      <w:pPr>
        <w:keepNext w:val="0"/>
        <w:keepLines w:val="0"/>
        <w:pageBreakBefore w:val="0"/>
        <w:widowControl/>
        <w:numPr>
          <w:ilvl w:val="0"/>
          <w:numId w:val="4"/>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1"/>
        <w:rPr>
          <w:rFonts w:hint="default" w:ascii="Times New Roman" w:hAnsi="Times New Roman" w:cs="Times New Roman"/>
          <w:b/>
          <w:bCs/>
          <w:color w:val="000000" w:themeColor="text1"/>
          <w:sz w:val="26"/>
          <w:szCs w:val="26"/>
          <w:lang w:val="en-US"/>
          <w14:textFill>
            <w14:solidFill>
              <w14:schemeClr w14:val="tx1"/>
            </w14:solidFill>
          </w14:textFill>
        </w:rPr>
      </w:pPr>
      <w:bookmarkStart w:id="67" w:name="_Toc17134"/>
      <w:bookmarkStart w:id="68" w:name="_Toc16784"/>
      <w:r>
        <w:rPr>
          <w:rFonts w:hint="default" w:cs="Times New Roman"/>
          <w:b/>
          <w:bCs/>
          <w:color w:val="000000" w:themeColor="text1"/>
          <w:sz w:val="26"/>
          <w:szCs w:val="26"/>
          <w:lang w:val="en-US"/>
          <w14:textFill>
            <w14:solidFill>
              <w14:schemeClr w14:val="tx1"/>
            </w14:solidFill>
          </w14:textFill>
        </w:rPr>
        <w:t>Yêu cầu tương tác với phần mềm:</w:t>
      </w:r>
      <w:bookmarkEnd w:id="67"/>
      <w:bookmarkEnd w:id="68"/>
      <w:r>
        <w:rPr>
          <w:rFonts w:hint="default" w:cs="Times New Roman"/>
          <w:b/>
          <w:bCs/>
          <w:color w:val="000000" w:themeColor="text1"/>
          <w:sz w:val="26"/>
          <w:szCs w:val="26"/>
          <w:lang w:val="en-US"/>
          <w14:textFill>
            <w14:solidFill>
              <w14:schemeClr w14:val="tx1"/>
            </w14:solidFill>
          </w14:textFill>
        </w:rPr>
        <w:t xml:space="preserve"> </w:t>
      </w:r>
    </w:p>
    <w:p w14:paraId="06E5284B">
      <w:pPr>
        <w:keepNext w:val="0"/>
        <w:keepLines w:val="0"/>
        <w:pageBreakBefore w:val="0"/>
        <w:widowControl/>
        <w:kinsoku/>
        <w:wordWrap/>
        <w:overflowPunct/>
        <w:topLinePunct w:val="0"/>
        <w:autoSpaceDE/>
        <w:autoSpaceDN/>
        <w:bidi w:val="0"/>
        <w:adjustRightInd/>
        <w:snapToGrid/>
        <w:jc w:val="left"/>
        <w:textAlignment w:val="auto"/>
        <w:rPr>
          <w:rFonts w:hint="default" w:ascii="Times New Roman" w:hAnsi="Times New Roman" w:cs="Times New Roman"/>
          <w:color w:val="000000" w:themeColor="text1"/>
          <w:sz w:val="26"/>
          <w:szCs w:val="26"/>
          <w:rtl w:val="0"/>
          <w:lang w:val="en-US"/>
          <w14:textFill>
            <w14:solidFill>
              <w14:schemeClr w14:val="tx1"/>
            </w14:solidFill>
          </w14:textFill>
        </w:rPr>
      </w:pPr>
      <w:r>
        <w:rPr>
          <w:rFonts w:hint="default" w:ascii="Times New Roman" w:hAnsi="Times New Roman" w:cs="Times New Roman"/>
          <w:color w:val="000000" w:themeColor="text1"/>
          <w:sz w:val="26"/>
          <w:szCs w:val="26"/>
          <w:rtl w:val="0"/>
          <w:lang w:val="en-US"/>
          <w14:textFill>
            <w14:solidFill>
              <w14:schemeClr w14:val="tx1"/>
            </w14:solidFill>
          </w14:textFill>
        </w:rPr>
        <w:t>Trong tương lai, phần mềm sẽ hỗ trợ trích xuất dữ liệu hóa đơn sang hệ thống kế toán của công ty.</w:t>
      </w:r>
    </w:p>
    <w:p w14:paraId="204789BC">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Định dạng trích xuất có thể là Excel, CSV hoặc PDF.</w:t>
      </w:r>
    </w:p>
    <w:p w14:paraId="68904EA5">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bCs/>
          <w:color w:val="000000" w:themeColor="text1"/>
          <w:sz w:val="32"/>
          <w:szCs w:val="32"/>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Các trường dữ liệu cần bao gồm: Tên bệnh nhân, mã hóa đơn, dịch vụ, tổng chi phí, ngày tháng.</w:t>
      </w:r>
    </w:p>
    <w:p w14:paraId="570D53A5">
      <w:pPr>
        <w:keepNext w:val="0"/>
        <w:keepLines w:val="0"/>
        <w:pageBreakBefore w:val="0"/>
        <w:widowControl/>
        <w:numPr>
          <w:ilvl w:val="0"/>
          <w:numId w:val="1"/>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0"/>
        <w:rPr>
          <w:rFonts w:hint="default" w:ascii="Times New Roman" w:hAnsi="Times New Roman" w:cs="Times New Roman"/>
          <w:b/>
          <w:bCs/>
          <w:color w:val="000000" w:themeColor="text1"/>
          <w:sz w:val="32"/>
          <w:szCs w:val="32"/>
          <w:rtl w:val="0"/>
          <w:lang w:val="en-US"/>
          <w14:textFill>
            <w14:solidFill>
              <w14:schemeClr w14:val="tx1"/>
            </w14:solidFill>
          </w14:textFill>
        </w:rPr>
      </w:pPr>
      <w:r>
        <w:rPr>
          <w:rFonts w:hint="default" w:cs="Times New Roman"/>
          <w:b/>
          <w:bCs/>
          <w:color w:val="000000" w:themeColor="text1"/>
          <w:sz w:val="32"/>
          <w:szCs w:val="32"/>
          <w:rtl w:val="0"/>
          <w:lang w:val="en-US"/>
          <w14:textFill>
            <w14:solidFill>
              <w14:schemeClr w14:val="tx1"/>
            </w14:solidFill>
          </w14:textFill>
        </w:rPr>
        <w:t xml:space="preserve"> </w:t>
      </w:r>
      <w:bookmarkStart w:id="69" w:name="_Toc3041"/>
      <w:bookmarkStart w:id="70" w:name="_Toc8184"/>
      <w:r>
        <w:rPr>
          <w:rFonts w:hint="default" w:ascii="Times New Roman" w:hAnsi="Times New Roman" w:cs="Times New Roman"/>
          <w:b/>
          <w:bCs/>
          <w:color w:val="000000" w:themeColor="text1"/>
          <w:sz w:val="32"/>
          <w:szCs w:val="32"/>
          <w:rtl w:val="0"/>
          <w:lang w:val="en-US"/>
          <w14:textFill>
            <w14:solidFill>
              <w14:schemeClr w14:val="tx1"/>
            </w14:solidFill>
          </w14:textFill>
        </w:rPr>
        <w:t>Kiến trúc hệ thống</w:t>
      </w:r>
      <w:r>
        <w:rPr>
          <w:rFonts w:hint="default" w:cs="Times New Roman"/>
          <w:b/>
          <w:bCs/>
          <w:color w:val="000000" w:themeColor="text1"/>
          <w:sz w:val="32"/>
          <w:szCs w:val="32"/>
          <w:rtl w:val="0"/>
          <w:lang w:val="en-US"/>
          <w14:textFill>
            <w14:solidFill>
              <w14:schemeClr w14:val="tx1"/>
            </w14:solidFill>
          </w14:textFill>
        </w:rPr>
        <w:t>:</w:t>
      </w:r>
      <w:bookmarkEnd w:id="69"/>
      <w:bookmarkEnd w:id="70"/>
      <w:r>
        <w:rPr>
          <w:rFonts w:hint="default" w:cs="Times New Roman"/>
          <w:b/>
          <w:bCs/>
          <w:color w:val="000000" w:themeColor="text1"/>
          <w:sz w:val="32"/>
          <w:szCs w:val="32"/>
          <w:rtl w:val="0"/>
          <w:lang w:val="en-US"/>
          <w14:textFill>
            <w14:solidFill>
              <w14:schemeClr w14:val="tx1"/>
            </w14:solidFill>
          </w14:textFill>
        </w:rPr>
        <w:t xml:space="preserve"> </w:t>
      </w:r>
    </w:p>
    <w:p w14:paraId="6F146386">
      <w:pPr>
        <w:keepNext w:val="0"/>
        <w:keepLines w:val="0"/>
        <w:pageBreakBefore w:val="0"/>
        <w:widowControl/>
        <w:numPr>
          <w:ilvl w:val="0"/>
          <w:numId w:val="8"/>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1"/>
        <w:rPr>
          <w:rFonts w:hint="default" w:ascii="Times New Roman" w:hAnsi="Times New Roman" w:cs="Times New Roman"/>
          <w:b/>
          <w:bCs/>
          <w:color w:val="000000" w:themeColor="text1"/>
          <w:sz w:val="26"/>
          <w:szCs w:val="26"/>
          <w:rtl w:val="0"/>
          <w:lang w:val="en-US"/>
          <w14:textFill>
            <w14:solidFill>
              <w14:schemeClr w14:val="tx1"/>
            </w14:solidFill>
          </w14:textFill>
        </w:rPr>
      </w:pPr>
      <w:bookmarkStart w:id="71" w:name="_Toc28536"/>
      <w:bookmarkStart w:id="72" w:name="_Toc10165"/>
      <w:r>
        <w:rPr>
          <w:rFonts w:hint="default" w:cs="Times New Roman"/>
          <w:b/>
          <w:bCs/>
          <w:color w:val="000000" w:themeColor="text1"/>
          <w:sz w:val="26"/>
          <w:szCs w:val="26"/>
          <w:rtl w:val="0"/>
          <w:lang w:val="en-US"/>
          <w14:textFill>
            <w14:solidFill>
              <w14:schemeClr w14:val="tx1"/>
            </w14:solidFill>
          </w14:textFill>
        </w:rPr>
        <w:t>Kiến trúc tổng thể của dự án:</w:t>
      </w:r>
      <w:bookmarkEnd w:id="71"/>
      <w:bookmarkEnd w:id="72"/>
    </w:p>
    <w:p w14:paraId="1A161349">
      <w:pPr>
        <w:keepNext w:val="0"/>
        <w:keepLines w:val="0"/>
        <w:pageBreakBefore w:val="0"/>
        <w:widowControl/>
        <w:numPr>
          <w:ilvl w:val="0"/>
          <w:numId w:val="9"/>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2"/>
        <w:rPr>
          <w:rFonts w:hint="default" w:ascii="Times New Roman" w:hAnsi="Times New Roman" w:cs="Times New Roman"/>
          <w:b/>
          <w:bCs/>
          <w:color w:val="000000" w:themeColor="text1"/>
          <w:sz w:val="26"/>
          <w:szCs w:val="26"/>
          <w:rtl w:val="0"/>
          <w:lang w:val="en-US"/>
          <w14:textFill>
            <w14:solidFill>
              <w14:schemeClr w14:val="tx1"/>
            </w14:solidFill>
          </w14:textFill>
        </w:rPr>
      </w:pPr>
      <w:bookmarkStart w:id="73" w:name="_Toc28965"/>
      <w:bookmarkStart w:id="74" w:name="_Toc29122"/>
      <w:r>
        <w:rPr>
          <w:rFonts w:hint="default" w:cs="Times New Roman"/>
          <w:b/>
          <w:bCs/>
          <w:color w:val="000000" w:themeColor="text1"/>
          <w:sz w:val="26"/>
          <w:szCs w:val="26"/>
          <w:rtl w:val="0"/>
          <w:lang w:val="en-US"/>
          <w14:textFill>
            <w14:solidFill>
              <w14:schemeClr w14:val="tx1"/>
            </w14:solidFill>
          </w14:textFill>
        </w:rPr>
        <w:t>Component diagram:</w:t>
      </w:r>
      <w:bookmarkEnd w:id="73"/>
      <w:bookmarkEnd w:id="74"/>
    </w:p>
    <w:p w14:paraId="6FD5A4E2">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181" w:beforeLines="50" w:line="360" w:lineRule="auto"/>
        <w:jc w:val="center"/>
        <w:textAlignment w:val="auto"/>
        <w:rPr>
          <w:rFonts w:hint="default" w:ascii="Times New Roman" w:hAnsi="Times New Roman" w:cs="Times New Roman"/>
          <w:b/>
          <w:bCs/>
          <w:color w:val="000000" w:themeColor="text1"/>
          <w:sz w:val="26"/>
          <w:szCs w:val="26"/>
          <w:rtl w:val="0"/>
          <w:lang w:val="en-US"/>
          <w14:textFill>
            <w14:solidFill>
              <w14:schemeClr w14:val="tx1"/>
            </w14:solidFill>
          </w14:textFill>
        </w:rPr>
      </w:pPr>
      <w:r>
        <w:drawing>
          <wp:inline distT="0" distB="0" distL="114300" distR="114300">
            <wp:extent cx="5430520" cy="3904615"/>
            <wp:effectExtent l="0" t="0" r="5080" b="698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9"/>
                    <a:stretch>
                      <a:fillRect/>
                    </a:stretch>
                  </pic:blipFill>
                  <pic:spPr>
                    <a:xfrm>
                      <a:off x="0" y="0"/>
                      <a:ext cx="5430520" cy="3904615"/>
                    </a:xfrm>
                    <a:prstGeom prst="rect">
                      <a:avLst/>
                    </a:prstGeom>
                    <a:noFill/>
                    <a:ln>
                      <a:noFill/>
                    </a:ln>
                  </pic:spPr>
                </pic:pic>
              </a:graphicData>
            </a:graphic>
          </wp:inline>
        </w:drawing>
      </w:r>
    </w:p>
    <w:p w14:paraId="2D211A44">
      <w:pPr>
        <w:pStyle w:val="7"/>
        <w:bidi w:val="0"/>
        <w:rPr>
          <w:rFonts w:hint="default"/>
          <w:rtl w:val="0"/>
          <w:lang w:val="en-US"/>
        </w:rPr>
      </w:pPr>
      <w:bookmarkStart w:id="75" w:name="_Toc21971"/>
      <w:bookmarkStart w:id="76" w:name="_Toc18678"/>
      <w:bookmarkStart w:id="77" w:name="_Toc11705"/>
      <w:r>
        <w:rPr>
          <w:rFonts w:hint="default"/>
          <w:rtl w:val="0"/>
          <w:lang w:val="en-US"/>
        </w:rPr>
        <w:t>Hình 2: Component diagram</w:t>
      </w:r>
      <w:bookmarkEnd w:id="75"/>
      <w:bookmarkEnd w:id="76"/>
      <w:bookmarkEnd w:id="77"/>
    </w:p>
    <w:p w14:paraId="290BAED4">
      <w:pPr>
        <w:keepNext w:val="0"/>
        <w:keepLines w:val="0"/>
        <w:pageBreakBefore w:val="0"/>
        <w:widowControl/>
        <w:numPr>
          <w:ilvl w:val="0"/>
          <w:numId w:val="9"/>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2"/>
        <w:rPr>
          <w:rFonts w:hint="default" w:ascii="Times New Roman" w:hAnsi="Times New Roman" w:cs="Times New Roman"/>
          <w:b/>
          <w:bCs/>
          <w:color w:val="000000" w:themeColor="text1"/>
          <w:sz w:val="26"/>
          <w:szCs w:val="26"/>
          <w:rtl w:val="0"/>
          <w:lang w:val="en-US"/>
          <w14:textFill>
            <w14:solidFill>
              <w14:schemeClr w14:val="tx1"/>
            </w14:solidFill>
          </w14:textFill>
        </w:rPr>
      </w:pPr>
      <w:bookmarkStart w:id="78" w:name="_Toc31548"/>
      <w:bookmarkStart w:id="79" w:name="_Toc17846"/>
      <w:r>
        <w:rPr>
          <w:rFonts w:hint="default" w:cs="Times New Roman"/>
          <w:b/>
          <w:bCs/>
          <w:color w:val="000000" w:themeColor="text1"/>
          <w:sz w:val="26"/>
          <w:szCs w:val="26"/>
          <w:rtl w:val="0"/>
          <w:lang w:val="en-US"/>
          <w14:textFill>
            <w14:solidFill>
              <w14:schemeClr w14:val="tx1"/>
            </w14:solidFill>
          </w14:textFill>
        </w:rPr>
        <w:t>Deployment diagram:</w:t>
      </w:r>
      <w:bookmarkEnd w:id="78"/>
      <w:bookmarkEnd w:id="79"/>
    </w:p>
    <w:p w14:paraId="72574C92">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181" w:beforeLines="50" w:line="360" w:lineRule="auto"/>
        <w:jc w:val="center"/>
        <w:textAlignment w:val="auto"/>
        <w:rPr>
          <w:rFonts w:hint="default" w:ascii="Times New Roman" w:hAnsi="Times New Roman" w:cs="Times New Roman"/>
          <w:b/>
          <w:bCs/>
          <w:color w:val="000000" w:themeColor="text1"/>
          <w:sz w:val="26"/>
          <w:szCs w:val="26"/>
          <w:rtl w:val="0"/>
          <w:lang w:val="en-US"/>
          <w14:textFill>
            <w14:solidFill>
              <w14:schemeClr w14:val="tx1"/>
            </w14:solidFill>
          </w14:textFill>
        </w:rPr>
      </w:pPr>
      <w:r>
        <w:drawing>
          <wp:inline distT="0" distB="0" distL="114300" distR="114300">
            <wp:extent cx="6931660" cy="3422650"/>
            <wp:effectExtent l="0" t="0" r="2540" b="635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10"/>
                    <a:stretch>
                      <a:fillRect/>
                    </a:stretch>
                  </pic:blipFill>
                  <pic:spPr>
                    <a:xfrm>
                      <a:off x="0" y="0"/>
                      <a:ext cx="6931660" cy="3422650"/>
                    </a:xfrm>
                    <a:prstGeom prst="rect">
                      <a:avLst/>
                    </a:prstGeom>
                    <a:noFill/>
                    <a:ln>
                      <a:noFill/>
                    </a:ln>
                  </pic:spPr>
                </pic:pic>
              </a:graphicData>
            </a:graphic>
          </wp:inline>
        </w:drawing>
      </w:r>
    </w:p>
    <w:p w14:paraId="79779B8B">
      <w:pPr>
        <w:pStyle w:val="7"/>
        <w:bidi w:val="0"/>
        <w:rPr>
          <w:rFonts w:hint="default"/>
          <w:rtl w:val="0"/>
          <w:lang w:val="en-US"/>
        </w:rPr>
      </w:pPr>
      <w:bookmarkStart w:id="80" w:name="_Toc2623"/>
      <w:bookmarkStart w:id="81" w:name="_Toc1158"/>
      <w:bookmarkStart w:id="82" w:name="_Toc17765"/>
      <w:r>
        <w:rPr>
          <w:rFonts w:hint="default"/>
          <w:rtl w:val="0"/>
          <w:lang w:val="en-US"/>
        </w:rPr>
        <w:t>Hình 3: Deployment diagram</w:t>
      </w:r>
      <w:bookmarkEnd w:id="80"/>
      <w:bookmarkEnd w:id="81"/>
      <w:bookmarkEnd w:id="82"/>
    </w:p>
    <w:p w14:paraId="0DBDEBED">
      <w:pPr>
        <w:rPr>
          <w:rFonts w:hint="default"/>
          <w:rtl w:val="0"/>
          <w:lang w:val="en-US"/>
        </w:rPr>
      </w:pPr>
    </w:p>
    <w:p w14:paraId="56531ACD">
      <w:pPr>
        <w:keepNext w:val="0"/>
        <w:keepLines w:val="0"/>
        <w:pageBreakBefore w:val="0"/>
        <w:widowControl/>
        <w:numPr>
          <w:ilvl w:val="0"/>
          <w:numId w:val="9"/>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2"/>
        <w:rPr>
          <w:rFonts w:hint="default" w:ascii="Times New Roman" w:hAnsi="Times New Roman" w:cs="Times New Roman"/>
          <w:b/>
          <w:bCs/>
          <w:color w:val="000000" w:themeColor="text1"/>
          <w:sz w:val="26"/>
          <w:szCs w:val="26"/>
          <w:rtl w:val="0"/>
          <w:lang w:val="en-US"/>
          <w14:textFill>
            <w14:solidFill>
              <w14:schemeClr w14:val="tx1"/>
            </w14:solidFill>
          </w14:textFill>
        </w:rPr>
      </w:pPr>
      <w:bookmarkStart w:id="83" w:name="_Toc29136"/>
      <w:bookmarkStart w:id="84" w:name="_Toc12851"/>
      <w:r>
        <w:rPr>
          <w:rFonts w:hint="default" w:cs="Times New Roman"/>
          <w:b/>
          <w:bCs/>
          <w:color w:val="000000" w:themeColor="text1"/>
          <w:sz w:val="26"/>
          <w:szCs w:val="26"/>
          <w:rtl w:val="0"/>
          <w:lang w:val="en-US"/>
          <w14:textFill>
            <w14:solidFill>
              <w14:schemeClr w14:val="tx1"/>
            </w14:solidFill>
          </w14:textFill>
        </w:rPr>
        <w:t>Class diagram:</w:t>
      </w:r>
      <w:bookmarkEnd w:id="83"/>
      <w:bookmarkEnd w:id="84"/>
    </w:p>
    <w:p w14:paraId="68B420B3">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181" w:beforeLines="50" w:line="360" w:lineRule="auto"/>
        <w:jc w:val="center"/>
        <w:textAlignment w:val="auto"/>
        <w:rPr>
          <w:rFonts w:hint="default" w:ascii="Times New Roman" w:hAnsi="Times New Roman" w:cs="Times New Roman"/>
          <w:b/>
          <w:bCs/>
          <w:color w:val="000000" w:themeColor="text1"/>
          <w:sz w:val="26"/>
          <w:szCs w:val="26"/>
          <w:rtl w:val="0"/>
          <w:lang w:val="en-US"/>
          <w14:textFill>
            <w14:solidFill>
              <w14:schemeClr w14:val="tx1"/>
            </w14:solidFill>
          </w14:textFill>
        </w:rPr>
      </w:pPr>
      <w:r>
        <w:rPr>
          <w:rFonts w:hint="default" w:ascii="Times New Roman" w:hAnsi="Times New Roman" w:cs="Times New Roman"/>
          <w:b/>
          <w:bCs/>
          <w:color w:val="000000" w:themeColor="text1"/>
          <w:sz w:val="26"/>
          <w:szCs w:val="26"/>
          <w:rtl w:val="0"/>
          <w:lang w:val="en-US"/>
          <w14:textFill>
            <w14:solidFill>
              <w14:schemeClr w14:val="tx1"/>
            </w14:solidFill>
          </w14:textFill>
        </w:rPr>
        <w:drawing>
          <wp:inline distT="0" distB="0" distL="114300" distR="114300">
            <wp:extent cx="6764655" cy="3794760"/>
            <wp:effectExtent l="0" t="0" r="4445" b="2540"/>
            <wp:docPr id="5" name="Picture 5" descr="{4A59AB30-52ED-4D4E-88AD-82AAC65EF3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A59AB30-52ED-4D4E-88AD-82AAC65EF30E}"/>
                    <pic:cNvPicPr>
                      <a:picLocks noChangeAspect="1"/>
                    </pic:cNvPicPr>
                  </pic:nvPicPr>
                  <pic:blipFill>
                    <a:blip r:embed="rId11"/>
                    <a:stretch>
                      <a:fillRect/>
                    </a:stretch>
                  </pic:blipFill>
                  <pic:spPr>
                    <a:xfrm>
                      <a:off x="0" y="0"/>
                      <a:ext cx="6764655" cy="3794760"/>
                    </a:xfrm>
                    <a:prstGeom prst="rect">
                      <a:avLst/>
                    </a:prstGeom>
                  </pic:spPr>
                </pic:pic>
              </a:graphicData>
            </a:graphic>
          </wp:inline>
        </w:drawing>
      </w:r>
    </w:p>
    <w:p w14:paraId="1A499291">
      <w:pPr>
        <w:pStyle w:val="7"/>
        <w:bidi w:val="0"/>
        <w:rPr>
          <w:rFonts w:hint="default"/>
          <w:rtl w:val="0"/>
          <w:lang w:val="en-US"/>
        </w:rPr>
      </w:pPr>
      <w:bookmarkStart w:id="85" w:name="_Toc12203"/>
      <w:bookmarkStart w:id="86" w:name="_Toc16212"/>
      <w:bookmarkStart w:id="87" w:name="_Toc21609"/>
      <w:r>
        <w:rPr>
          <w:rFonts w:hint="default"/>
          <w:rtl w:val="0"/>
          <w:lang w:val="en-US"/>
        </w:rPr>
        <w:t>Hình 4: Class diagram</w:t>
      </w:r>
      <w:bookmarkEnd w:id="85"/>
      <w:bookmarkEnd w:id="86"/>
      <w:bookmarkEnd w:id="87"/>
    </w:p>
    <w:p w14:paraId="2563BB6F">
      <w:pPr>
        <w:keepNext w:val="0"/>
        <w:keepLines w:val="0"/>
        <w:pageBreakBefore w:val="0"/>
        <w:widowControl/>
        <w:numPr>
          <w:ilvl w:val="0"/>
          <w:numId w:val="8"/>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1"/>
        <w:rPr>
          <w:rFonts w:hint="default" w:cs="Times New Roman"/>
          <w:b/>
          <w:bCs/>
          <w:color w:val="000000" w:themeColor="text1"/>
          <w:sz w:val="26"/>
          <w:szCs w:val="26"/>
          <w:rtl w:val="0"/>
          <w:lang w:val="en-US"/>
          <w14:textFill>
            <w14:solidFill>
              <w14:schemeClr w14:val="tx1"/>
            </w14:solidFill>
          </w14:textFill>
        </w:rPr>
      </w:pPr>
      <w:bookmarkStart w:id="88" w:name="_Toc13392"/>
      <w:bookmarkStart w:id="89" w:name="_Toc3151"/>
      <w:r>
        <w:rPr>
          <w:rFonts w:hint="default" w:cs="Times New Roman"/>
          <w:b/>
          <w:bCs/>
          <w:color w:val="000000" w:themeColor="text1"/>
          <w:sz w:val="26"/>
          <w:szCs w:val="26"/>
          <w:rtl w:val="0"/>
          <w:lang w:val="en-US"/>
          <w14:textFill>
            <w14:solidFill>
              <w14:schemeClr w14:val="tx1"/>
            </w14:solidFill>
          </w14:textFill>
        </w:rPr>
        <w:t>Chi tiết các thành phần:</w:t>
      </w:r>
      <w:bookmarkEnd w:id="88"/>
      <w:bookmarkEnd w:id="89"/>
      <w:r>
        <w:rPr>
          <w:rFonts w:hint="default" w:cs="Times New Roman"/>
          <w:b/>
          <w:bCs/>
          <w:color w:val="000000" w:themeColor="text1"/>
          <w:sz w:val="26"/>
          <w:szCs w:val="26"/>
          <w:rtl w:val="0"/>
          <w:lang w:val="en-US"/>
          <w14:textFill>
            <w14:solidFill>
              <w14:schemeClr w14:val="tx1"/>
            </w14:solidFill>
          </w14:textFill>
        </w:rPr>
        <w:t xml:space="preserve"> </w:t>
      </w:r>
    </w:p>
    <w:p w14:paraId="37EA1965">
      <w:pPr>
        <w:keepNext w:val="0"/>
        <w:keepLines w:val="0"/>
        <w:pageBreakBefore w:val="0"/>
        <w:widowControl/>
        <w:numPr>
          <w:ilvl w:val="0"/>
          <w:numId w:val="10"/>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2"/>
        <w:rPr>
          <w:rFonts w:hint="default" w:cs="Times New Roman"/>
          <w:b/>
          <w:bCs/>
          <w:color w:val="000000" w:themeColor="text1"/>
          <w:sz w:val="26"/>
          <w:szCs w:val="26"/>
          <w:rtl w:val="0"/>
          <w:lang w:val="en-US"/>
          <w14:textFill>
            <w14:solidFill>
              <w14:schemeClr w14:val="tx1"/>
            </w14:solidFill>
          </w14:textFill>
        </w:rPr>
      </w:pPr>
      <w:bookmarkStart w:id="90" w:name="_Toc1249"/>
      <w:bookmarkStart w:id="91" w:name="_Toc23640"/>
      <w:r>
        <w:rPr>
          <w:rFonts w:hint="default" w:cs="Times New Roman"/>
          <w:b/>
          <w:bCs/>
          <w:color w:val="000000" w:themeColor="text1"/>
          <w:sz w:val="26"/>
          <w:szCs w:val="26"/>
          <w:rtl w:val="0"/>
          <w:lang w:val="en-US"/>
          <w14:textFill>
            <w14:solidFill>
              <w14:schemeClr w14:val="tx1"/>
            </w14:solidFill>
          </w14:textFill>
        </w:rPr>
        <w:t>Front End:</w:t>
      </w:r>
      <w:bookmarkEnd w:id="90"/>
      <w:bookmarkEnd w:id="91"/>
    </w:p>
    <w:p w14:paraId="02503489">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use-case biểu diễn sự tương tác của khách hàng với hệ thống:</w:t>
      </w:r>
    </w:p>
    <w:p w14:paraId="7BF0A447">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181" w:beforeLines="50" w:line="360" w:lineRule="auto"/>
        <w:jc w:val="center"/>
        <w:textAlignment w:val="auto"/>
        <w:rPr>
          <w:rFonts w:hint="default" w:cs="Times New Roman"/>
          <w:b/>
          <w:bCs/>
          <w:color w:val="000000" w:themeColor="text1"/>
          <w:sz w:val="26"/>
          <w:szCs w:val="26"/>
          <w:rtl w:val="0"/>
          <w:lang w:val="en-US"/>
          <w14:textFill>
            <w14:solidFill>
              <w14:schemeClr w14:val="tx1"/>
            </w14:solidFill>
          </w14:textFill>
        </w:rPr>
      </w:pPr>
      <w:r>
        <w:rPr>
          <w:rFonts w:hint="default" w:cs="Times New Roman"/>
          <w:b/>
          <w:bCs/>
          <w:color w:val="000000" w:themeColor="text1"/>
          <w:sz w:val="26"/>
          <w:szCs w:val="26"/>
          <w:rtl w:val="0"/>
          <w:lang w:val="en-US"/>
          <w14:textFill>
            <w14:solidFill>
              <w14:schemeClr w14:val="tx1"/>
            </w14:solidFill>
          </w14:textFill>
        </w:rPr>
        <w:drawing>
          <wp:inline distT="0" distB="0" distL="114300" distR="114300">
            <wp:extent cx="3527425" cy="3586480"/>
            <wp:effectExtent l="0" t="0" r="3175" b="7620"/>
            <wp:docPr id="6" name="Picture 6" descr="{F727B2A1-4C75-440D-8979-116399D6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727B2A1-4C75-440D-8979-116399D68499}"/>
                    <pic:cNvPicPr>
                      <a:picLocks noChangeAspect="1"/>
                    </pic:cNvPicPr>
                  </pic:nvPicPr>
                  <pic:blipFill>
                    <a:blip r:embed="rId12"/>
                    <a:stretch>
                      <a:fillRect/>
                    </a:stretch>
                  </pic:blipFill>
                  <pic:spPr>
                    <a:xfrm>
                      <a:off x="0" y="0"/>
                      <a:ext cx="3527425" cy="3586480"/>
                    </a:xfrm>
                    <a:prstGeom prst="rect">
                      <a:avLst/>
                    </a:prstGeom>
                  </pic:spPr>
                </pic:pic>
              </a:graphicData>
            </a:graphic>
          </wp:inline>
        </w:drawing>
      </w:r>
    </w:p>
    <w:p w14:paraId="59FD0213">
      <w:pPr>
        <w:pStyle w:val="7"/>
        <w:bidi w:val="0"/>
        <w:rPr>
          <w:rFonts w:hint="default"/>
          <w:rtl w:val="0"/>
          <w:lang w:val="en-US"/>
        </w:rPr>
      </w:pPr>
      <w:bookmarkStart w:id="92" w:name="_Toc476658510"/>
      <w:bookmarkStart w:id="93" w:name="_Toc19064"/>
      <w:bookmarkStart w:id="94" w:name="_Toc19761"/>
      <w:bookmarkStart w:id="95" w:name="_Toc19063"/>
      <w:r>
        <w:rPr>
          <w:rFonts w:hint="default"/>
          <w:rtl w:val="0"/>
          <w:lang w:val="en-US"/>
        </w:rPr>
        <w:t xml:space="preserve">Hình </w:t>
      </w:r>
      <w:r>
        <w:rPr>
          <w:rFonts w:hint="default"/>
          <w:rtl w:val="0"/>
          <w:lang w:val="en-US"/>
        </w:rPr>
        <w:fldChar w:fldCharType="begin"/>
      </w:r>
      <w:r>
        <w:rPr>
          <w:rFonts w:hint="default"/>
          <w:rtl w:val="0"/>
          <w:lang w:val="en-US"/>
        </w:rPr>
        <w:instrText xml:space="preserve"> SEQ Hình \* ARABIC </w:instrText>
      </w:r>
      <w:r>
        <w:rPr>
          <w:rFonts w:hint="default"/>
          <w:rtl w:val="0"/>
          <w:lang w:val="en-US"/>
        </w:rPr>
        <w:fldChar w:fldCharType="separate"/>
      </w:r>
      <w:r>
        <w:rPr>
          <w:rFonts w:hint="default"/>
          <w:rtl w:val="0"/>
          <w:lang w:val="en-US"/>
        </w:rPr>
        <w:t>5</w:t>
      </w:r>
      <w:r>
        <w:rPr>
          <w:rFonts w:hint="default"/>
          <w:rtl w:val="0"/>
          <w:lang w:val="en-US"/>
        </w:rPr>
        <w:fldChar w:fldCharType="end"/>
      </w:r>
      <w:r>
        <w:rPr>
          <w:rFonts w:hint="default"/>
          <w:rtl w:val="0"/>
          <w:lang w:val="en-US"/>
        </w:rPr>
        <w:t>: Guest use-case diagram</w:t>
      </w:r>
      <w:bookmarkEnd w:id="92"/>
      <w:bookmarkEnd w:id="93"/>
      <w:bookmarkEnd w:id="94"/>
      <w:bookmarkEnd w:id="95"/>
    </w:p>
    <w:p w14:paraId="3121AB16">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use-case thể hiện sự tương tác của Customer đối với hệ thống:</w:t>
      </w:r>
    </w:p>
    <w:p w14:paraId="040BF28D">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181" w:beforeLines="50" w:line="360" w:lineRule="auto"/>
        <w:jc w:val="center"/>
        <w:textAlignment w:val="auto"/>
        <w:rPr>
          <w:rFonts w:hint="default" w:cs="Times New Roman"/>
          <w:b/>
          <w:bCs/>
          <w:color w:val="000000" w:themeColor="text1"/>
          <w:sz w:val="26"/>
          <w:szCs w:val="26"/>
          <w:rtl w:val="0"/>
          <w:lang w:val="en-US"/>
          <w14:textFill>
            <w14:solidFill>
              <w14:schemeClr w14:val="tx1"/>
            </w14:solidFill>
          </w14:textFill>
        </w:rPr>
      </w:pPr>
      <w:r>
        <w:rPr>
          <w:rFonts w:hint="default" w:cs="Times New Roman"/>
          <w:b/>
          <w:bCs/>
          <w:color w:val="000000" w:themeColor="text1"/>
          <w:sz w:val="26"/>
          <w:szCs w:val="26"/>
          <w:rtl w:val="0"/>
          <w:lang w:val="en-US"/>
          <w14:textFill>
            <w14:solidFill>
              <w14:schemeClr w14:val="tx1"/>
            </w14:solidFill>
          </w14:textFill>
        </w:rPr>
        <w:drawing>
          <wp:inline distT="0" distB="0" distL="114300" distR="114300">
            <wp:extent cx="4782185" cy="3764280"/>
            <wp:effectExtent l="0" t="0" r="5715" b="7620"/>
            <wp:docPr id="22" name="Picture 22" descr="{812B3726-398C-4814-8050-4E41326F19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812B3726-398C-4814-8050-4E41326F19E1}"/>
                    <pic:cNvPicPr>
                      <a:picLocks noChangeAspect="1"/>
                    </pic:cNvPicPr>
                  </pic:nvPicPr>
                  <pic:blipFill>
                    <a:blip r:embed="rId13"/>
                    <a:stretch>
                      <a:fillRect/>
                    </a:stretch>
                  </pic:blipFill>
                  <pic:spPr>
                    <a:xfrm>
                      <a:off x="0" y="0"/>
                      <a:ext cx="4782185" cy="3764280"/>
                    </a:xfrm>
                    <a:prstGeom prst="rect">
                      <a:avLst/>
                    </a:prstGeom>
                  </pic:spPr>
                </pic:pic>
              </a:graphicData>
            </a:graphic>
          </wp:inline>
        </w:drawing>
      </w:r>
    </w:p>
    <w:p w14:paraId="079337E3">
      <w:pPr>
        <w:pStyle w:val="7"/>
        <w:jc w:val="center"/>
      </w:pPr>
      <w:bookmarkStart w:id="96" w:name="_Toc1426"/>
      <w:bookmarkStart w:id="97" w:name="_Toc11887"/>
      <w:bookmarkStart w:id="98" w:name="_Toc476658511"/>
      <w:bookmarkStart w:id="99" w:name="_Toc20337"/>
      <w:r>
        <w:t xml:space="preserve">Hình </w:t>
      </w:r>
      <w:r>
        <w:fldChar w:fldCharType="begin"/>
      </w:r>
      <w:r>
        <w:instrText xml:space="preserve"> SEQ Hình \* ARABIC </w:instrText>
      </w:r>
      <w:r>
        <w:fldChar w:fldCharType="separate"/>
      </w:r>
      <w:r>
        <w:t>6</w:t>
      </w:r>
      <w:r>
        <w:fldChar w:fldCharType="end"/>
      </w:r>
      <w:r>
        <w:t>: Customer use-case diagram</w:t>
      </w:r>
      <w:bookmarkEnd w:id="96"/>
      <w:bookmarkEnd w:id="97"/>
      <w:bookmarkEnd w:id="98"/>
      <w:bookmarkEnd w:id="99"/>
    </w:p>
    <w:p w14:paraId="74714F21">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use-case thể hiện sự tương tác của Dentist đốii với hệ thống:</w:t>
      </w:r>
    </w:p>
    <w:p w14:paraId="2C12694B"/>
    <w:p w14:paraId="451C7852">
      <w:pPr>
        <w:rPr>
          <w:rFonts w:hint="default"/>
          <w:lang w:val="en-US"/>
        </w:rPr>
      </w:pPr>
      <w:r>
        <w:rPr>
          <w:rFonts w:hint="default"/>
          <w:lang w:val="en-US"/>
        </w:rPr>
        <w:drawing>
          <wp:inline distT="0" distB="0" distL="114300" distR="114300">
            <wp:extent cx="4954270" cy="4191000"/>
            <wp:effectExtent l="0" t="0" r="11430" b="0"/>
            <wp:docPr id="8" name="Picture 8" descr="{D366876D-9DDD-4C33-9E94-5BBBA4F0B0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366876D-9DDD-4C33-9E94-5BBBA4F0B03D}"/>
                    <pic:cNvPicPr>
                      <a:picLocks noChangeAspect="1"/>
                    </pic:cNvPicPr>
                  </pic:nvPicPr>
                  <pic:blipFill>
                    <a:blip r:embed="rId14"/>
                    <a:stretch>
                      <a:fillRect/>
                    </a:stretch>
                  </pic:blipFill>
                  <pic:spPr>
                    <a:xfrm>
                      <a:off x="0" y="0"/>
                      <a:ext cx="4954270" cy="4191000"/>
                    </a:xfrm>
                    <a:prstGeom prst="rect">
                      <a:avLst/>
                    </a:prstGeom>
                  </pic:spPr>
                </pic:pic>
              </a:graphicData>
            </a:graphic>
          </wp:inline>
        </w:drawing>
      </w:r>
    </w:p>
    <w:p w14:paraId="2539DAF7"/>
    <w:p w14:paraId="0A6600E3">
      <w:pPr>
        <w:pStyle w:val="7"/>
        <w:bidi w:val="0"/>
        <w:rPr>
          <w:rFonts w:hint="default"/>
          <w:rtl w:val="0"/>
          <w:lang w:val="en-US"/>
        </w:rPr>
      </w:pPr>
      <w:bookmarkStart w:id="100" w:name="_Toc27552"/>
      <w:bookmarkStart w:id="101" w:name="_Toc22841"/>
      <w:bookmarkStart w:id="102" w:name="_Toc22981"/>
      <w:r>
        <w:rPr>
          <w:rFonts w:hint="default"/>
          <w:rtl w:val="0"/>
          <w:lang w:val="en-US"/>
        </w:rPr>
        <w:t>Hình 7: Dentist use-case diagram</w:t>
      </w:r>
      <w:bookmarkEnd w:id="100"/>
      <w:bookmarkEnd w:id="101"/>
      <w:bookmarkEnd w:id="102"/>
    </w:p>
    <w:p w14:paraId="7F5648E1">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use-case thể hiện sự tương tác của Clinic_Owner đối với hệ thống:</w:t>
      </w:r>
    </w:p>
    <w:p w14:paraId="674645AB">
      <w:pPr>
        <w:rPr>
          <w:rFonts w:hint="default"/>
          <w:lang w:val="en-US"/>
        </w:rPr>
      </w:pPr>
      <w:r>
        <w:rPr>
          <w:rFonts w:hint="default"/>
          <w:lang w:val="en-US"/>
        </w:rPr>
        <w:drawing>
          <wp:inline distT="0" distB="0" distL="114300" distR="114300">
            <wp:extent cx="3182620" cy="3467735"/>
            <wp:effectExtent l="0" t="0" r="5080" b="12065"/>
            <wp:docPr id="12" name="Picture 12" descr="{7355E8F2-9CD9-4B37-9445-DF1356AEE3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7355E8F2-9CD9-4B37-9445-DF1356AEE3B4}"/>
                    <pic:cNvPicPr>
                      <a:picLocks noChangeAspect="1"/>
                    </pic:cNvPicPr>
                  </pic:nvPicPr>
                  <pic:blipFill>
                    <a:blip r:embed="rId15"/>
                    <a:stretch>
                      <a:fillRect/>
                    </a:stretch>
                  </pic:blipFill>
                  <pic:spPr>
                    <a:xfrm>
                      <a:off x="0" y="0"/>
                      <a:ext cx="3182620" cy="3467735"/>
                    </a:xfrm>
                    <a:prstGeom prst="rect">
                      <a:avLst/>
                    </a:prstGeom>
                  </pic:spPr>
                </pic:pic>
              </a:graphicData>
            </a:graphic>
          </wp:inline>
        </w:drawing>
      </w:r>
    </w:p>
    <w:p w14:paraId="1B9F8C8E">
      <w:pPr>
        <w:pStyle w:val="7"/>
        <w:jc w:val="center"/>
        <w:rPr>
          <w:rFonts w:hint="default" w:cs="Times New Roman"/>
          <w:b/>
          <w:bCs/>
          <w:color w:val="000000" w:themeColor="text1"/>
          <w:sz w:val="26"/>
          <w:szCs w:val="26"/>
          <w:rtl w:val="0"/>
          <w:lang w:val="en-US"/>
          <w14:textFill>
            <w14:solidFill>
              <w14:schemeClr w14:val="tx1"/>
            </w14:solidFill>
          </w14:textFill>
        </w:rPr>
      </w:pPr>
      <w:bookmarkStart w:id="103" w:name="_Toc11409"/>
      <w:bookmarkStart w:id="104" w:name="_Toc14715"/>
      <w:bookmarkStart w:id="105" w:name="_Toc17132"/>
      <w:r>
        <w:t xml:space="preserve">Hình </w:t>
      </w:r>
      <w:r>
        <w:rPr>
          <w:rFonts w:hint="default"/>
          <w:lang w:val="en-US"/>
        </w:rPr>
        <w:t>8</w:t>
      </w:r>
      <w:r>
        <w:t xml:space="preserve">: </w:t>
      </w:r>
      <w:r>
        <w:rPr>
          <w:rFonts w:hint="default"/>
          <w:lang w:val="en-US"/>
        </w:rPr>
        <w:t>Clinic_Ownert</w:t>
      </w:r>
      <w:r>
        <w:t xml:space="preserve"> use-case diagram</w:t>
      </w:r>
      <w:bookmarkEnd w:id="103"/>
      <w:bookmarkEnd w:id="104"/>
      <w:bookmarkEnd w:id="105"/>
    </w:p>
    <w:p w14:paraId="746E4597">
      <w:pPr>
        <w:keepNext w:val="0"/>
        <w:keepLines w:val="0"/>
        <w:pageBreakBefore w:val="0"/>
        <w:widowControl/>
        <w:numPr>
          <w:ilvl w:val="0"/>
          <w:numId w:val="10"/>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2"/>
        <w:rPr>
          <w:rFonts w:hint="default" w:cs="Times New Roman"/>
          <w:b/>
          <w:bCs/>
          <w:color w:val="000000" w:themeColor="text1"/>
          <w:sz w:val="26"/>
          <w:szCs w:val="26"/>
          <w:rtl w:val="0"/>
          <w:lang w:val="en-US"/>
          <w14:textFill>
            <w14:solidFill>
              <w14:schemeClr w14:val="tx1"/>
            </w14:solidFill>
          </w14:textFill>
        </w:rPr>
      </w:pPr>
      <w:bookmarkStart w:id="106" w:name="_Toc27296"/>
      <w:bookmarkStart w:id="107" w:name="_Toc23005"/>
      <w:r>
        <w:rPr>
          <w:rFonts w:hint="default" w:cs="Times New Roman"/>
          <w:b/>
          <w:bCs/>
          <w:color w:val="000000" w:themeColor="text1"/>
          <w:sz w:val="26"/>
          <w:szCs w:val="26"/>
          <w:rtl w:val="0"/>
          <w:lang w:val="en-US"/>
          <w14:textFill>
            <w14:solidFill>
              <w14:schemeClr w14:val="tx1"/>
            </w14:solidFill>
          </w14:textFill>
        </w:rPr>
        <w:t>Back End:</w:t>
      </w:r>
      <w:bookmarkEnd w:id="106"/>
      <w:bookmarkEnd w:id="107"/>
    </w:p>
    <w:p w14:paraId="5B6D4AC2">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use-case thể hiện sự thao tác của Admin đối với hệ thống:</w:t>
      </w:r>
    </w:p>
    <w:p w14:paraId="31BA5C16">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181" w:beforeLines="50" w:line="360" w:lineRule="auto"/>
        <w:jc w:val="center"/>
        <w:textAlignment w:val="auto"/>
        <w:rPr>
          <w:rFonts w:hint="default" w:cs="Times New Roman"/>
          <w:b/>
          <w:bCs/>
          <w:color w:val="000000" w:themeColor="text1"/>
          <w:sz w:val="26"/>
          <w:szCs w:val="26"/>
          <w:rtl w:val="0"/>
          <w:lang w:val="en-US"/>
          <w14:textFill>
            <w14:solidFill>
              <w14:schemeClr w14:val="tx1"/>
            </w14:solidFill>
          </w14:textFill>
        </w:rPr>
      </w:pPr>
      <w:r>
        <w:rPr>
          <w:rFonts w:hint="default" w:cs="Times New Roman"/>
          <w:b/>
          <w:bCs/>
          <w:color w:val="000000" w:themeColor="text1"/>
          <w:sz w:val="26"/>
          <w:szCs w:val="26"/>
          <w:rtl w:val="0"/>
          <w:lang w:val="en-US"/>
          <w14:textFill>
            <w14:solidFill>
              <w14:schemeClr w14:val="tx1"/>
            </w14:solidFill>
          </w14:textFill>
        </w:rPr>
        <w:drawing>
          <wp:inline distT="0" distB="0" distL="114300" distR="114300">
            <wp:extent cx="4819650" cy="4254500"/>
            <wp:effectExtent l="0" t="0" r="6350" b="0"/>
            <wp:docPr id="16" name="Picture 16" descr="{9FABCF7E-E9D2-49F7-8901-5F589EB66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9FABCF7E-E9D2-49F7-8901-5F589EB663C1}"/>
                    <pic:cNvPicPr>
                      <a:picLocks noChangeAspect="1"/>
                    </pic:cNvPicPr>
                  </pic:nvPicPr>
                  <pic:blipFill>
                    <a:blip r:embed="rId16"/>
                    <a:stretch>
                      <a:fillRect/>
                    </a:stretch>
                  </pic:blipFill>
                  <pic:spPr>
                    <a:xfrm>
                      <a:off x="0" y="0"/>
                      <a:ext cx="4819650" cy="4254500"/>
                    </a:xfrm>
                    <a:prstGeom prst="rect">
                      <a:avLst/>
                    </a:prstGeom>
                  </pic:spPr>
                </pic:pic>
              </a:graphicData>
            </a:graphic>
          </wp:inline>
        </w:drawing>
      </w:r>
    </w:p>
    <w:p w14:paraId="50CCEF66">
      <w:pPr>
        <w:pStyle w:val="7"/>
        <w:bidi w:val="0"/>
        <w:rPr>
          <w:rFonts w:hint="default" w:ascii="Times New Roman" w:hAnsi="Times New Roman" w:cs="Times New Roman"/>
          <w:b w:val="0"/>
          <w:bCs w:val="0"/>
          <w:color w:val="000000" w:themeColor="text1"/>
          <w:sz w:val="26"/>
          <w:szCs w:val="26"/>
          <w:rtl w:val="0"/>
          <w:lang w:val="en-US"/>
          <w14:textFill>
            <w14:solidFill>
              <w14:schemeClr w14:val="tx1"/>
            </w14:solidFill>
          </w14:textFill>
        </w:rPr>
      </w:pPr>
      <w:bookmarkStart w:id="108" w:name="_Toc476658512"/>
      <w:bookmarkStart w:id="109" w:name="_Toc9440"/>
      <w:bookmarkStart w:id="110" w:name="_Toc21061"/>
      <w:bookmarkStart w:id="111" w:name="_Toc13118"/>
      <w:r>
        <w:rPr>
          <w:rFonts w:hint="default"/>
          <w:rtl w:val="0"/>
          <w:lang w:val="en-US"/>
        </w:rPr>
        <w:t>Hình 9: Admin use-case diagram</w:t>
      </w:r>
      <w:bookmarkEnd w:id="108"/>
      <w:bookmarkEnd w:id="109"/>
      <w:bookmarkEnd w:id="110"/>
      <w:bookmarkEnd w:id="111"/>
    </w:p>
    <w:p w14:paraId="7B3C8A4B">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Activity Diagram thể hiện thao tác liên hệ với nha khoa của Guest</w:t>
      </w:r>
    </w:p>
    <w:p w14:paraId="306D8070">
      <w:pPr>
        <w:jc w:val="both"/>
      </w:pPr>
      <w:r>
        <w:drawing>
          <wp:inline distT="0" distB="0" distL="114300" distR="114300">
            <wp:extent cx="6144895" cy="2421255"/>
            <wp:effectExtent l="0" t="0" r="1905" b="444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17"/>
                    <a:stretch>
                      <a:fillRect/>
                    </a:stretch>
                  </pic:blipFill>
                  <pic:spPr>
                    <a:xfrm>
                      <a:off x="0" y="0"/>
                      <a:ext cx="6144895" cy="2421255"/>
                    </a:xfrm>
                    <a:prstGeom prst="rect">
                      <a:avLst/>
                    </a:prstGeom>
                    <a:noFill/>
                    <a:ln>
                      <a:noFill/>
                    </a:ln>
                  </pic:spPr>
                </pic:pic>
              </a:graphicData>
            </a:graphic>
          </wp:inline>
        </w:drawing>
      </w:r>
    </w:p>
    <w:p w14:paraId="6014A756">
      <w:pPr>
        <w:pStyle w:val="7"/>
        <w:bidi w:val="0"/>
        <w:rPr>
          <w:rFonts w:hint="default"/>
          <w:rtl w:val="0"/>
          <w:lang w:val="en-US"/>
        </w:rPr>
      </w:pPr>
      <w:bookmarkStart w:id="112" w:name="_Toc2280"/>
      <w:bookmarkStart w:id="113" w:name="_Toc21093"/>
      <w:r>
        <w:rPr>
          <w:rFonts w:hint="default"/>
          <w:rtl w:val="0"/>
          <w:lang w:val="en-US"/>
        </w:rPr>
        <w:t>Hình 10: Biểu đồ Activity Diagram - Liên hệ với nha khoa</w:t>
      </w:r>
      <w:bookmarkEnd w:id="112"/>
      <w:bookmarkEnd w:id="113"/>
      <w:r>
        <w:rPr>
          <w:rFonts w:hint="default"/>
          <w:rtl w:val="0"/>
          <w:lang w:val="en-US"/>
        </w:rPr>
        <w:t xml:space="preserve"> </w:t>
      </w:r>
    </w:p>
    <w:p w14:paraId="11D19B20">
      <w:pPr>
        <w:rPr>
          <w:rFonts w:hint="default"/>
          <w:rtl w:val="0"/>
          <w:lang w:val="en-US"/>
        </w:rPr>
      </w:pPr>
    </w:p>
    <w:p w14:paraId="4D937EE6">
      <w:pPr>
        <w:rPr>
          <w:rFonts w:hint="default"/>
          <w:rtl w:val="0"/>
          <w:lang w:val="en-US"/>
        </w:rPr>
      </w:pPr>
    </w:p>
    <w:p w14:paraId="610686D8">
      <w:pPr>
        <w:rPr>
          <w:rFonts w:hint="default"/>
          <w:rtl w:val="0"/>
          <w:lang w:val="en-US"/>
        </w:rPr>
      </w:pPr>
    </w:p>
    <w:p w14:paraId="03714322">
      <w:pPr>
        <w:rPr>
          <w:rFonts w:hint="default"/>
          <w:rtl w:val="0"/>
          <w:lang w:val="en-US"/>
        </w:rPr>
      </w:pPr>
    </w:p>
    <w:p w14:paraId="018F25B5">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Activity Diagram thể hiện thao tác xóa sản phẩm khỏi giỏ hàng của Customer</w:t>
      </w:r>
    </w:p>
    <w:p w14:paraId="56E0A0E5">
      <w:pPr>
        <w:jc w:val="both"/>
        <w:rPr>
          <w:rFonts w:hint="default"/>
          <w:rtl w:val="0"/>
          <w:lang w:val="en-US"/>
        </w:rPr>
      </w:pPr>
      <w:r>
        <w:rPr>
          <w:rFonts w:hint="default"/>
          <w:rtl w:val="0"/>
          <w:lang w:val="en-US"/>
        </w:rPr>
        <w:drawing>
          <wp:inline distT="0" distB="0" distL="114300" distR="114300">
            <wp:extent cx="6899910" cy="1859280"/>
            <wp:effectExtent l="0" t="0" r="8890" b="7620"/>
            <wp:docPr id="27" name="Picture 27" descr="{65B30C52-9E55-46CB-8C19-CB5C66421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65B30C52-9E55-46CB-8C19-CB5C66421D72}"/>
                    <pic:cNvPicPr>
                      <a:picLocks noChangeAspect="1"/>
                    </pic:cNvPicPr>
                  </pic:nvPicPr>
                  <pic:blipFill>
                    <a:blip r:embed="rId18"/>
                    <a:stretch>
                      <a:fillRect/>
                    </a:stretch>
                  </pic:blipFill>
                  <pic:spPr>
                    <a:xfrm>
                      <a:off x="0" y="0"/>
                      <a:ext cx="6899910" cy="1859280"/>
                    </a:xfrm>
                    <a:prstGeom prst="rect">
                      <a:avLst/>
                    </a:prstGeom>
                  </pic:spPr>
                </pic:pic>
              </a:graphicData>
            </a:graphic>
          </wp:inline>
        </w:drawing>
      </w:r>
    </w:p>
    <w:p w14:paraId="033EBFA4">
      <w:pPr>
        <w:pStyle w:val="7"/>
        <w:bidi w:val="0"/>
        <w:rPr>
          <w:rFonts w:hint="default"/>
          <w:rtl w:val="0"/>
          <w:lang w:val="en-US"/>
        </w:rPr>
      </w:pPr>
      <w:bookmarkStart w:id="114" w:name="_Toc6380"/>
      <w:bookmarkStart w:id="115" w:name="_Toc2631"/>
      <w:r>
        <w:rPr>
          <w:rFonts w:hint="default"/>
          <w:rtl w:val="0"/>
          <w:lang w:val="en-US"/>
        </w:rPr>
        <w:t>Hình 11: Biểu đồ Activity Diagram - Xóa sản phẩm khỏi giỏ hàng</w:t>
      </w:r>
      <w:bookmarkEnd w:id="114"/>
      <w:bookmarkEnd w:id="115"/>
    </w:p>
    <w:p w14:paraId="155BF2D1">
      <w:pPr>
        <w:rPr>
          <w:rFonts w:hint="default"/>
          <w:rtl w:val="0"/>
          <w:lang w:val="en-US"/>
        </w:rPr>
      </w:pPr>
    </w:p>
    <w:p w14:paraId="7BB4DE14">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Activity Diagram thể hiện thao tác thêm vào giỏ hàng của Customer</w:t>
      </w:r>
    </w:p>
    <w:p w14:paraId="47E08F59">
      <w:pPr>
        <w:jc w:val="both"/>
        <w:rPr>
          <w:rFonts w:hint="default"/>
          <w:rtl w:val="0"/>
          <w:lang w:val="en-US"/>
        </w:rPr>
      </w:pPr>
      <w:r>
        <w:rPr>
          <w:rFonts w:hint="default"/>
          <w:rtl w:val="0"/>
          <w:lang w:val="en-US"/>
        </w:rPr>
        <w:drawing>
          <wp:inline distT="0" distB="0" distL="114300" distR="114300">
            <wp:extent cx="6846570" cy="2308225"/>
            <wp:effectExtent l="0" t="0" r="11430" b="3175"/>
            <wp:docPr id="28" name="Picture 28" descr="{19A0A45F-DE99-4883-85A4-D51CA0DE8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9A0A45F-DE99-4883-85A4-D51CA0DE89CB}"/>
                    <pic:cNvPicPr>
                      <a:picLocks noChangeAspect="1"/>
                    </pic:cNvPicPr>
                  </pic:nvPicPr>
                  <pic:blipFill>
                    <a:blip r:embed="rId19"/>
                    <a:stretch>
                      <a:fillRect/>
                    </a:stretch>
                  </pic:blipFill>
                  <pic:spPr>
                    <a:xfrm>
                      <a:off x="0" y="0"/>
                      <a:ext cx="6846570" cy="2308225"/>
                    </a:xfrm>
                    <a:prstGeom prst="rect">
                      <a:avLst/>
                    </a:prstGeom>
                  </pic:spPr>
                </pic:pic>
              </a:graphicData>
            </a:graphic>
          </wp:inline>
        </w:drawing>
      </w:r>
    </w:p>
    <w:p w14:paraId="25CB5432">
      <w:pPr>
        <w:pStyle w:val="7"/>
        <w:bidi w:val="0"/>
        <w:rPr>
          <w:rFonts w:hint="default"/>
          <w:rtl w:val="0"/>
          <w:lang w:val="en-US"/>
        </w:rPr>
      </w:pPr>
      <w:bookmarkStart w:id="116" w:name="_Toc26697"/>
      <w:bookmarkStart w:id="117" w:name="_Toc12685"/>
      <w:r>
        <w:rPr>
          <w:rFonts w:hint="default"/>
          <w:rtl w:val="0"/>
          <w:lang w:val="en-US"/>
        </w:rPr>
        <w:t>Hình 12: Biểu đồ Activity Diagram - Thêm sản phẩm khỏi giỏ hàng</w:t>
      </w:r>
      <w:bookmarkEnd w:id="116"/>
      <w:bookmarkEnd w:id="117"/>
    </w:p>
    <w:p w14:paraId="3FACDE68">
      <w:pPr>
        <w:rPr>
          <w:rFonts w:hint="default"/>
          <w:rtl w:val="0"/>
          <w:lang w:val="en-US"/>
        </w:rPr>
      </w:pPr>
    </w:p>
    <w:p w14:paraId="48B1C5A0">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Activity Diagram thể hiện thao tác thêm thông tin nhân viên của Clinic Owner</w:t>
      </w:r>
    </w:p>
    <w:p w14:paraId="4FE34740">
      <w:pPr>
        <w:jc w:val="both"/>
        <w:rPr>
          <w:rFonts w:hint="default"/>
          <w:rtl w:val="0"/>
          <w:lang w:val="en-US"/>
        </w:rPr>
      </w:pPr>
      <w:r>
        <w:rPr>
          <w:rFonts w:hint="default"/>
          <w:rtl w:val="0"/>
          <w:lang w:val="en-US"/>
        </w:rPr>
        <w:drawing>
          <wp:inline distT="0" distB="0" distL="114300" distR="114300">
            <wp:extent cx="6734175" cy="2766695"/>
            <wp:effectExtent l="0" t="0" r="9525" b="1905"/>
            <wp:docPr id="13" name="Picture 13" descr="{E6CCA5BA-D38B-442E-AD2F-9DB014803B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6CCA5BA-D38B-442E-AD2F-9DB014803BC4}"/>
                    <pic:cNvPicPr>
                      <a:picLocks noChangeAspect="1"/>
                    </pic:cNvPicPr>
                  </pic:nvPicPr>
                  <pic:blipFill>
                    <a:blip r:embed="rId20"/>
                    <a:stretch>
                      <a:fillRect/>
                    </a:stretch>
                  </pic:blipFill>
                  <pic:spPr>
                    <a:xfrm>
                      <a:off x="0" y="0"/>
                      <a:ext cx="6734175" cy="2766695"/>
                    </a:xfrm>
                    <a:prstGeom prst="rect">
                      <a:avLst/>
                    </a:prstGeom>
                  </pic:spPr>
                </pic:pic>
              </a:graphicData>
            </a:graphic>
          </wp:inline>
        </w:drawing>
      </w:r>
    </w:p>
    <w:p w14:paraId="75800743">
      <w:pPr>
        <w:pStyle w:val="7"/>
        <w:bidi w:val="0"/>
        <w:rPr>
          <w:rFonts w:hint="default"/>
          <w:rtl w:val="0"/>
          <w:lang w:val="en-US"/>
        </w:rPr>
      </w:pPr>
      <w:bookmarkStart w:id="118" w:name="_Toc27237"/>
      <w:bookmarkStart w:id="119" w:name="_Toc25131"/>
      <w:r>
        <w:rPr>
          <w:rFonts w:hint="default"/>
          <w:rtl w:val="0"/>
          <w:lang w:val="en-US"/>
        </w:rPr>
        <w:t>Hình 13: Biểu đồ Activity Diagram - Thêm thông tin nhân viên</w:t>
      </w:r>
      <w:bookmarkEnd w:id="118"/>
      <w:bookmarkEnd w:id="119"/>
    </w:p>
    <w:p w14:paraId="326294D6">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rtl w:val="0"/>
          <w:lang w:val="en-US"/>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Activity Diagram thể hiện thao tác sửa thông tin nhân viên của Clinic Owner</w:t>
      </w:r>
    </w:p>
    <w:p w14:paraId="216D34F9">
      <w:pPr>
        <w:jc w:val="both"/>
        <w:rPr>
          <w:rFonts w:hint="default"/>
          <w:rtl w:val="0"/>
          <w:lang w:val="en-US"/>
        </w:rPr>
      </w:pPr>
      <w:r>
        <w:rPr>
          <w:rFonts w:hint="default"/>
          <w:rtl w:val="0"/>
          <w:lang w:val="en-US"/>
        </w:rPr>
        <w:drawing>
          <wp:inline distT="0" distB="0" distL="114300" distR="114300">
            <wp:extent cx="5644515" cy="2199640"/>
            <wp:effectExtent l="0" t="0" r="6985" b="10160"/>
            <wp:docPr id="15" name="Picture 15" descr="{E4AAC3F4-A301-4900-94E0-3268D972F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4AAC3F4-A301-4900-94E0-3268D972F563}"/>
                    <pic:cNvPicPr>
                      <a:picLocks noChangeAspect="1"/>
                    </pic:cNvPicPr>
                  </pic:nvPicPr>
                  <pic:blipFill>
                    <a:blip r:embed="rId21"/>
                    <a:stretch>
                      <a:fillRect/>
                    </a:stretch>
                  </pic:blipFill>
                  <pic:spPr>
                    <a:xfrm>
                      <a:off x="0" y="0"/>
                      <a:ext cx="5644515" cy="2199640"/>
                    </a:xfrm>
                    <a:prstGeom prst="rect">
                      <a:avLst/>
                    </a:prstGeom>
                  </pic:spPr>
                </pic:pic>
              </a:graphicData>
            </a:graphic>
          </wp:inline>
        </w:drawing>
      </w:r>
    </w:p>
    <w:p w14:paraId="13247C90">
      <w:pPr>
        <w:pStyle w:val="7"/>
        <w:bidi w:val="0"/>
        <w:rPr>
          <w:rFonts w:hint="default"/>
          <w:rtl w:val="0"/>
          <w:lang w:val="en-US"/>
        </w:rPr>
      </w:pPr>
      <w:bookmarkStart w:id="120" w:name="_Toc2081"/>
      <w:bookmarkStart w:id="121" w:name="_Toc25461"/>
      <w:r>
        <w:rPr>
          <w:rFonts w:hint="default"/>
          <w:rtl w:val="0"/>
          <w:lang w:val="en-US"/>
        </w:rPr>
        <w:t>Hình 14: Biểu đồ Activity Diagram - Sửa thông tin nhân viên</w:t>
      </w:r>
      <w:bookmarkEnd w:id="120"/>
      <w:bookmarkEnd w:id="121"/>
    </w:p>
    <w:p w14:paraId="51DCA4BD">
      <w:pPr>
        <w:jc w:val="both"/>
        <w:rPr>
          <w:rFonts w:hint="default"/>
          <w:rtl w:val="0"/>
          <w:lang w:val="en-US"/>
        </w:rPr>
      </w:pPr>
    </w:p>
    <w:p w14:paraId="6ED70CB8">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Activity Diagram thể hiện thao tác xóa thông tin nhân viên của Clinic Owner</w:t>
      </w:r>
    </w:p>
    <w:p w14:paraId="569869E0">
      <w:pPr>
        <w:jc w:val="both"/>
      </w:pPr>
      <w:r>
        <w:drawing>
          <wp:inline distT="0" distB="0" distL="114300" distR="114300">
            <wp:extent cx="5780405" cy="2298700"/>
            <wp:effectExtent l="0" t="0" r="1079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2"/>
                    <a:stretch>
                      <a:fillRect/>
                    </a:stretch>
                  </pic:blipFill>
                  <pic:spPr>
                    <a:xfrm>
                      <a:off x="0" y="0"/>
                      <a:ext cx="5780405" cy="2298700"/>
                    </a:xfrm>
                    <a:prstGeom prst="rect">
                      <a:avLst/>
                    </a:prstGeom>
                    <a:noFill/>
                    <a:ln>
                      <a:noFill/>
                    </a:ln>
                  </pic:spPr>
                </pic:pic>
              </a:graphicData>
            </a:graphic>
          </wp:inline>
        </w:drawing>
      </w:r>
    </w:p>
    <w:p w14:paraId="554A1AF6">
      <w:pPr>
        <w:pStyle w:val="7"/>
        <w:bidi w:val="0"/>
      </w:pPr>
      <w:bookmarkStart w:id="122" w:name="_Toc9390"/>
      <w:bookmarkStart w:id="123" w:name="_Toc21212"/>
      <w:r>
        <w:rPr>
          <w:rFonts w:hint="default"/>
          <w:rtl w:val="0"/>
          <w:lang w:val="en-US"/>
        </w:rPr>
        <w:t>Hình 15: Biểu đồ Activity Diagram - Xóa thông tin nhân viên</w:t>
      </w:r>
      <w:bookmarkEnd w:id="122"/>
      <w:bookmarkEnd w:id="123"/>
    </w:p>
    <w:p w14:paraId="2AC0168B">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rtl w:val="0"/>
          <w:lang w:val="en-US"/>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activity thể hiện thao tác đăng ký lịch nghĩ của Dentis</w:t>
      </w:r>
      <w:r>
        <w:rPr>
          <w:rFonts w:hint="default" w:cs="Times New Roman"/>
          <w:b w:val="0"/>
          <w:bCs w:val="0"/>
          <w:color w:val="000000" w:themeColor="text1"/>
          <w:sz w:val="26"/>
          <w:szCs w:val="26"/>
          <w:rtl w:val="0"/>
          <w:lang w:val="en-US"/>
          <w14:textFill>
            <w14:solidFill>
              <w14:schemeClr w14:val="tx1"/>
            </w14:solidFill>
          </w14:textFill>
        </w:rPr>
        <w:t>t</w:t>
      </w:r>
    </w:p>
    <w:p w14:paraId="1ED4B5E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ind w:leftChars="71"/>
        <w:jc w:val="left"/>
        <w:textAlignment w:val="auto"/>
        <w:rPr>
          <w:rFonts w:hint="default"/>
          <w:rtl w:val="0"/>
          <w:lang w:val="en-US"/>
        </w:rPr>
      </w:pPr>
      <w:r>
        <w:drawing>
          <wp:inline distT="0" distB="0" distL="114300" distR="114300">
            <wp:extent cx="5610225" cy="2419350"/>
            <wp:effectExtent l="0" t="0" r="3175" b="635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23"/>
                    <a:stretch>
                      <a:fillRect/>
                    </a:stretch>
                  </pic:blipFill>
                  <pic:spPr>
                    <a:xfrm>
                      <a:off x="0" y="0"/>
                      <a:ext cx="5610225" cy="2419350"/>
                    </a:xfrm>
                    <a:prstGeom prst="rect">
                      <a:avLst/>
                    </a:prstGeom>
                    <a:noFill/>
                    <a:ln>
                      <a:noFill/>
                    </a:ln>
                  </pic:spPr>
                </pic:pic>
              </a:graphicData>
            </a:graphic>
          </wp:inline>
        </w:drawing>
      </w:r>
    </w:p>
    <w:p w14:paraId="29136BF5">
      <w:pPr>
        <w:pStyle w:val="7"/>
        <w:bidi w:val="0"/>
        <w:rPr>
          <w:rFonts w:hint="default"/>
          <w:rtl w:val="0"/>
          <w:lang w:val="en-US"/>
        </w:rPr>
      </w:pPr>
      <w:bookmarkStart w:id="124" w:name="_Toc2037"/>
      <w:bookmarkStart w:id="125" w:name="_Toc25798"/>
      <w:r>
        <w:rPr>
          <w:rFonts w:hint="default"/>
          <w:rtl w:val="0"/>
          <w:lang w:val="en-US"/>
        </w:rPr>
        <w:t>Hình 16: Biểu đồ Activity Diagram - Đăng ký lịch nghĩ</w:t>
      </w:r>
      <w:bookmarkEnd w:id="124"/>
      <w:bookmarkEnd w:id="125"/>
      <w:r>
        <w:rPr>
          <w:rFonts w:hint="default"/>
          <w:rtl w:val="0"/>
          <w:lang w:val="en-US"/>
        </w:rPr>
        <w:t xml:space="preserve"> </w:t>
      </w:r>
    </w:p>
    <w:p w14:paraId="749A64C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ind w:leftChars="71"/>
        <w:jc w:val="left"/>
        <w:textAlignment w:val="auto"/>
        <w:rPr>
          <w:rFonts w:hint="default" w:cs="Times New Roman"/>
          <w:b w:val="0"/>
          <w:bCs w:val="0"/>
          <w:color w:val="000000" w:themeColor="text1"/>
          <w:sz w:val="26"/>
          <w:szCs w:val="26"/>
          <w:rtl w:val="0"/>
          <w:lang w:val="en-US"/>
          <w14:textFill>
            <w14:solidFill>
              <w14:schemeClr w14:val="tx1"/>
            </w14:solidFill>
          </w14:textFill>
        </w:rPr>
      </w:pPr>
      <w:r>
        <w:rPr>
          <w:rFonts w:hint="default" w:cs="Times New Roman"/>
          <w:b w:val="0"/>
          <w:bCs w:val="0"/>
          <w:color w:val="000000" w:themeColor="text1"/>
          <w:sz w:val="26"/>
          <w:szCs w:val="26"/>
          <w:rtl w:val="0"/>
          <w:lang w:val="en-US"/>
          <w14:textFill>
            <w14:solidFill>
              <w14:schemeClr w14:val="tx1"/>
            </w14:solidFill>
          </w14:textFill>
        </w:rPr>
        <w:t xml:space="preserve">     </w:t>
      </w:r>
    </w:p>
    <w:p w14:paraId="2D101928">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sequence thể hiện thao tác đăng nhập</w:t>
      </w:r>
    </w:p>
    <w:p w14:paraId="3582C5B7">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drawing>
          <wp:inline distT="0" distB="0" distL="114300" distR="114300">
            <wp:extent cx="5551805" cy="3926205"/>
            <wp:effectExtent l="0" t="0" r="10795" b="1079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4"/>
                    <a:stretch>
                      <a:fillRect/>
                    </a:stretch>
                  </pic:blipFill>
                  <pic:spPr>
                    <a:xfrm>
                      <a:off x="0" y="0"/>
                      <a:ext cx="5551805" cy="3926205"/>
                    </a:xfrm>
                    <a:prstGeom prst="rect">
                      <a:avLst/>
                    </a:prstGeom>
                    <a:noFill/>
                    <a:ln>
                      <a:noFill/>
                    </a:ln>
                  </pic:spPr>
                </pic:pic>
              </a:graphicData>
            </a:graphic>
          </wp:inline>
        </w:drawing>
      </w:r>
    </w:p>
    <w:p w14:paraId="0B030397">
      <w:pPr>
        <w:pStyle w:val="7"/>
        <w:bidi w:val="0"/>
        <w:rPr>
          <w:rFonts w:hint="default" w:ascii="Times New Roman" w:hAnsi="Times New Roman" w:cs="Times New Roman"/>
          <w:b w:val="0"/>
          <w:bCs w:val="0"/>
          <w:color w:val="000000" w:themeColor="text1"/>
          <w:sz w:val="26"/>
          <w:szCs w:val="26"/>
          <w:rtl w:val="0"/>
          <w:lang w:val="en-US"/>
          <w14:textFill>
            <w14:solidFill>
              <w14:schemeClr w14:val="tx1"/>
            </w14:solidFill>
          </w14:textFill>
        </w:rPr>
      </w:pPr>
      <w:bookmarkStart w:id="126" w:name="_Toc9415"/>
      <w:bookmarkStart w:id="127" w:name="_Toc8412"/>
      <w:r>
        <w:rPr>
          <w:rFonts w:hint="default"/>
          <w:rtl w:val="0"/>
          <w:lang w:val="en-US"/>
        </w:rPr>
        <w:t xml:space="preserve">Hình 17: Biểu đồ Sequence Diagram - Thao tác đăng </w:t>
      </w:r>
      <w:bookmarkEnd w:id="126"/>
      <w:r>
        <w:rPr>
          <w:rFonts w:hint="default"/>
          <w:rtl w:val="0"/>
          <w:lang w:val="en-US"/>
        </w:rPr>
        <w:t>nhập</w:t>
      </w:r>
      <w:bookmarkEnd w:id="127"/>
    </w:p>
    <w:p w14:paraId="460F7E74">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 xml:space="preserve">Biểu đồ sequence thể hiện thao tác đăng ký </w:t>
      </w:r>
    </w:p>
    <w:p w14:paraId="1918A67C">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ind w:leftChars="71"/>
        <w:jc w:val="center"/>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drawing>
          <wp:inline distT="0" distB="0" distL="114300" distR="114300">
            <wp:extent cx="5493385" cy="3994150"/>
            <wp:effectExtent l="0" t="0" r="5715" b="635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5"/>
                    <a:stretch>
                      <a:fillRect/>
                    </a:stretch>
                  </pic:blipFill>
                  <pic:spPr>
                    <a:xfrm>
                      <a:off x="0" y="0"/>
                      <a:ext cx="5493385" cy="3994150"/>
                    </a:xfrm>
                    <a:prstGeom prst="rect">
                      <a:avLst/>
                    </a:prstGeom>
                    <a:noFill/>
                    <a:ln>
                      <a:noFill/>
                    </a:ln>
                  </pic:spPr>
                </pic:pic>
              </a:graphicData>
            </a:graphic>
          </wp:inline>
        </w:drawing>
      </w:r>
    </w:p>
    <w:p w14:paraId="24C5FDDD">
      <w:pPr>
        <w:pStyle w:val="7"/>
        <w:bidi w:val="0"/>
        <w:rPr>
          <w:rFonts w:hint="default"/>
          <w:rtl w:val="0"/>
          <w:lang w:val="en-US"/>
        </w:rPr>
      </w:pPr>
      <w:bookmarkStart w:id="128" w:name="_Toc8334"/>
      <w:bookmarkStart w:id="129" w:name="_Toc26125"/>
      <w:r>
        <w:rPr>
          <w:rFonts w:hint="default"/>
          <w:rtl w:val="0"/>
          <w:lang w:val="en-US"/>
        </w:rPr>
        <w:t>Hình 18: Biểu đồ Sequence Diagram - Thao tác đăng</w:t>
      </w:r>
      <w:bookmarkEnd w:id="128"/>
      <w:r>
        <w:rPr>
          <w:rFonts w:hint="default"/>
          <w:rtl w:val="0"/>
          <w:lang w:val="en-US"/>
        </w:rPr>
        <w:t xml:space="preserve"> </w:t>
      </w:r>
      <w:bookmarkEnd w:id="129"/>
    </w:p>
    <w:p w14:paraId="1D98D69B">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sequence thể hiện thao tác quản lý giỏ hàng của Customer:</w:t>
      </w:r>
    </w:p>
    <w:p w14:paraId="402B1D47">
      <w:pPr>
        <w:ind w:left="0" w:leftChars="-100" w:hanging="280" w:hangingChars="100"/>
        <w:jc w:val="center"/>
        <w:rPr>
          <w:rFonts w:hint="default"/>
          <w:rtl w:val="0"/>
          <w:lang w:val="en-US"/>
        </w:rPr>
      </w:pPr>
      <w:r>
        <w:rPr>
          <w:rFonts w:hint="default"/>
          <w:rtl w:val="0"/>
          <w:lang w:val="en-US"/>
        </w:rPr>
        <w:drawing>
          <wp:inline distT="0" distB="0" distL="114300" distR="114300">
            <wp:extent cx="7091680" cy="6346825"/>
            <wp:effectExtent l="0" t="0" r="7620" b="3175"/>
            <wp:docPr id="19" name="Picture 19" descr="{A4DE9BA6-7C6B-4F1C-9AF7-EE066D02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4DE9BA6-7C6B-4F1C-9AF7-EE066D022033}"/>
                    <pic:cNvPicPr>
                      <a:picLocks noChangeAspect="1"/>
                    </pic:cNvPicPr>
                  </pic:nvPicPr>
                  <pic:blipFill>
                    <a:blip r:embed="rId26"/>
                    <a:stretch>
                      <a:fillRect/>
                    </a:stretch>
                  </pic:blipFill>
                  <pic:spPr>
                    <a:xfrm>
                      <a:off x="0" y="0"/>
                      <a:ext cx="7091680" cy="6346825"/>
                    </a:xfrm>
                    <a:prstGeom prst="rect">
                      <a:avLst/>
                    </a:prstGeom>
                  </pic:spPr>
                </pic:pic>
              </a:graphicData>
            </a:graphic>
          </wp:inline>
        </w:drawing>
      </w:r>
    </w:p>
    <w:p w14:paraId="37BE8271">
      <w:pPr>
        <w:pStyle w:val="7"/>
        <w:bidi w:val="0"/>
        <w:rPr>
          <w:rFonts w:hint="default" w:ascii="Times New Roman" w:hAnsi="Times New Roman" w:cs="Times New Roman"/>
          <w:b w:val="0"/>
          <w:bCs w:val="0"/>
          <w:color w:val="000000" w:themeColor="text1"/>
          <w:sz w:val="26"/>
          <w:szCs w:val="26"/>
          <w:rtl w:val="0"/>
          <w:lang w:val="en-US"/>
          <w14:textFill>
            <w14:solidFill>
              <w14:schemeClr w14:val="tx1"/>
            </w14:solidFill>
          </w14:textFill>
        </w:rPr>
      </w:pPr>
      <w:bookmarkStart w:id="130" w:name="_Toc22522"/>
      <w:bookmarkStart w:id="131" w:name="_Toc10568"/>
      <w:r>
        <w:rPr>
          <w:rFonts w:hint="default"/>
          <w:rtl w:val="0"/>
          <w:lang w:val="en-US"/>
        </w:rPr>
        <w:t>Hình 19: Biểu đồ Sequence Diagram - Thao tác quản lý giỏ hàng</w:t>
      </w:r>
      <w:bookmarkEnd w:id="130"/>
      <w:bookmarkEnd w:id="131"/>
    </w:p>
    <w:p w14:paraId="035DEC24">
      <w:pPr>
        <w:jc w:val="center"/>
        <w:rPr>
          <w:rFonts w:hint="default"/>
          <w:rtl w:val="0"/>
          <w:lang w:val="en-US"/>
        </w:rPr>
      </w:pPr>
    </w:p>
    <w:p w14:paraId="3931EF6E">
      <w:pPr>
        <w:jc w:val="both"/>
        <w:rPr>
          <w:rFonts w:hint="default"/>
          <w:rtl w:val="0"/>
          <w:lang w:val="en-US"/>
        </w:rPr>
      </w:pPr>
    </w:p>
    <w:p w14:paraId="25F34E4E">
      <w:pPr>
        <w:jc w:val="both"/>
        <w:rPr>
          <w:rFonts w:hint="default"/>
          <w:rtl w:val="0"/>
          <w:lang w:val="en-US"/>
        </w:rPr>
      </w:pPr>
    </w:p>
    <w:p w14:paraId="5C844AD4">
      <w:pPr>
        <w:jc w:val="both"/>
        <w:rPr>
          <w:rFonts w:hint="default"/>
          <w:rtl w:val="0"/>
          <w:lang w:val="en-US"/>
        </w:rPr>
      </w:pPr>
    </w:p>
    <w:p w14:paraId="5A962EB7">
      <w:pPr>
        <w:jc w:val="both"/>
        <w:rPr>
          <w:rFonts w:hint="default"/>
          <w:rtl w:val="0"/>
          <w:lang w:val="en-US"/>
        </w:rPr>
      </w:pPr>
    </w:p>
    <w:p w14:paraId="3F6CC2E1">
      <w:pPr>
        <w:jc w:val="both"/>
        <w:rPr>
          <w:rFonts w:hint="default"/>
          <w:rtl w:val="0"/>
          <w:lang w:val="en-US"/>
        </w:rPr>
      </w:pPr>
    </w:p>
    <w:p w14:paraId="3650E882">
      <w:pPr>
        <w:jc w:val="both"/>
        <w:rPr>
          <w:rFonts w:hint="default"/>
          <w:rtl w:val="0"/>
          <w:lang w:val="en-US"/>
        </w:rPr>
      </w:pPr>
    </w:p>
    <w:p w14:paraId="6E602F41">
      <w:pPr>
        <w:jc w:val="both"/>
        <w:rPr>
          <w:rFonts w:hint="default"/>
          <w:rtl w:val="0"/>
          <w:lang w:val="en-US"/>
        </w:rPr>
      </w:pPr>
    </w:p>
    <w:p w14:paraId="2543B1E7">
      <w:pPr>
        <w:jc w:val="both"/>
        <w:rPr>
          <w:rFonts w:hint="default"/>
          <w:rtl w:val="0"/>
          <w:lang w:val="en-US"/>
        </w:rPr>
      </w:pPr>
    </w:p>
    <w:p w14:paraId="57255696">
      <w:pPr>
        <w:jc w:val="both"/>
        <w:rPr>
          <w:rFonts w:hint="default"/>
          <w:rtl w:val="0"/>
          <w:lang w:val="en-US"/>
        </w:rPr>
      </w:pPr>
    </w:p>
    <w:p w14:paraId="129D4A3C">
      <w:pPr>
        <w:jc w:val="both"/>
        <w:rPr>
          <w:rFonts w:hint="default"/>
          <w:rtl w:val="0"/>
          <w:lang w:val="en-US"/>
        </w:rPr>
      </w:pPr>
    </w:p>
    <w:p w14:paraId="37C7A07A">
      <w:pPr>
        <w:jc w:val="both"/>
        <w:rPr>
          <w:rFonts w:hint="default"/>
          <w:rtl w:val="0"/>
          <w:lang w:val="en-US"/>
        </w:rPr>
      </w:pPr>
    </w:p>
    <w:p w14:paraId="616955CC">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sequence thể hiện thao tác quản lý đặt lịch của Customer</w:t>
      </w:r>
    </w:p>
    <w:p w14:paraId="3AA0136F">
      <w:pPr>
        <w:jc w:val="both"/>
        <w:rPr>
          <w:rFonts w:hint="default"/>
          <w:rtl w:val="0"/>
          <w:lang w:val="en-US"/>
        </w:rPr>
      </w:pPr>
    </w:p>
    <w:p w14:paraId="44B328A8">
      <w:pPr>
        <w:ind w:left="0" w:leftChars="-200" w:hanging="560" w:hangingChars="200"/>
        <w:jc w:val="center"/>
        <w:rPr>
          <w:rFonts w:hint="default"/>
          <w:rtl w:val="0"/>
          <w:lang w:val="en-US"/>
        </w:rPr>
      </w:pPr>
      <w:r>
        <w:rPr>
          <w:rFonts w:hint="default"/>
          <w:rtl w:val="0"/>
          <w:lang w:val="en-US"/>
        </w:rPr>
        <w:drawing>
          <wp:inline distT="0" distB="0" distL="114300" distR="114300">
            <wp:extent cx="7313295" cy="5417820"/>
            <wp:effectExtent l="0" t="0" r="1905" b="5080"/>
            <wp:docPr id="20" name="Picture 20" descr="{B843522A-800D-45B5-92E2-2854BEE53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843522A-800D-45B5-92E2-2854BEE53C78}"/>
                    <pic:cNvPicPr>
                      <a:picLocks noChangeAspect="1"/>
                    </pic:cNvPicPr>
                  </pic:nvPicPr>
                  <pic:blipFill>
                    <a:blip r:embed="rId27"/>
                    <a:stretch>
                      <a:fillRect/>
                    </a:stretch>
                  </pic:blipFill>
                  <pic:spPr>
                    <a:xfrm>
                      <a:off x="0" y="0"/>
                      <a:ext cx="7313295" cy="5417820"/>
                    </a:xfrm>
                    <a:prstGeom prst="rect">
                      <a:avLst/>
                    </a:prstGeom>
                  </pic:spPr>
                </pic:pic>
              </a:graphicData>
            </a:graphic>
          </wp:inline>
        </w:drawing>
      </w:r>
    </w:p>
    <w:p w14:paraId="03BD1B9F">
      <w:pPr>
        <w:pStyle w:val="7"/>
        <w:bidi w:val="0"/>
        <w:rPr>
          <w:rFonts w:hint="default" w:ascii="Times New Roman" w:hAnsi="Times New Roman" w:cs="Times New Roman"/>
          <w:b w:val="0"/>
          <w:bCs w:val="0"/>
          <w:color w:val="000000" w:themeColor="text1"/>
          <w:sz w:val="26"/>
          <w:szCs w:val="26"/>
          <w:rtl w:val="0"/>
          <w:lang w:val="en-US"/>
          <w14:textFill>
            <w14:solidFill>
              <w14:schemeClr w14:val="tx1"/>
            </w14:solidFill>
          </w14:textFill>
        </w:rPr>
      </w:pPr>
      <w:bookmarkStart w:id="132" w:name="_Toc10786"/>
      <w:bookmarkStart w:id="133" w:name="_Toc19610"/>
      <w:r>
        <w:rPr>
          <w:rFonts w:hint="default"/>
          <w:rtl w:val="0"/>
          <w:lang w:val="en-US"/>
        </w:rPr>
        <w:t>Hình 20: Biểu đồ Sequence Diagram - Thao tác quản lý đặt lịch</w:t>
      </w:r>
      <w:bookmarkEnd w:id="132"/>
      <w:bookmarkEnd w:id="133"/>
    </w:p>
    <w:p w14:paraId="3E4400A1">
      <w:pPr>
        <w:jc w:val="both"/>
        <w:rPr>
          <w:rFonts w:hint="default"/>
          <w:rtl w:val="0"/>
          <w:lang w:val="en-US"/>
        </w:rPr>
      </w:pPr>
    </w:p>
    <w:p w14:paraId="39767F78">
      <w:pPr>
        <w:jc w:val="both"/>
        <w:rPr>
          <w:rFonts w:hint="default"/>
          <w:rtl w:val="0"/>
          <w:lang w:val="en-US"/>
        </w:rPr>
      </w:pPr>
    </w:p>
    <w:p w14:paraId="7CC12E92">
      <w:pPr>
        <w:jc w:val="both"/>
        <w:rPr>
          <w:rFonts w:hint="default"/>
          <w:rtl w:val="0"/>
          <w:lang w:val="en-US"/>
        </w:rPr>
      </w:pPr>
    </w:p>
    <w:p w14:paraId="5889B786">
      <w:pPr>
        <w:jc w:val="both"/>
        <w:rPr>
          <w:rFonts w:hint="default"/>
          <w:rtl w:val="0"/>
          <w:lang w:val="en-US"/>
        </w:rPr>
      </w:pPr>
    </w:p>
    <w:p w14:paraId="2C2808AA">
      <w:pPr>
        <w:jc w:val="both"/>
        <w:rPr>
          <w:rFonts w:hint="default"/>
          <w:rtl w:val="0"/>
          <w:lang w:val="en-US"/>
        </w:rPr>
      </w:pPr>
    </w:p>
    <w:p w14:paraId="6AE8D2D8">
      <w:pPr>
        <w:jc w:val="both"/>
        <w:rPr>
          <w:rFonts w:hint="default"/>
          <w:rtl w:val="0"/>
          <w:lang w:val="en-US"/>
        </w:rPr>
      </w:pPr>
    </w:p>
    <w:p w14:paraId="3B178FA7">
      <w:pPr>
        <w:jc w:val="both"/>
        <w:rPr>
          <w:rFonts w:hint="default"/>
          <w:rtl w:val="0"/>
          <w:lang w:val="en-US"/>
        </w:rPr>
      </w:pPr>
    </w:p>
    <w:p w14:paraId="483C3560">
      <w:pPr>
        <w:jc w:val="both"/>
        <w:rPr>
          <w:rFonts w:hint="default"/>
          <w:rtl w:val="0"/>
          <w:lang w:val="en-US"/>
        </w:rPr>
      </w:pPr>
    </w:p>
    <w:p w14:paraId="2D47DFCE">
      <w:pPr>
        <w:jc w:val="both"/>
        <w:rPr>
          <w:rFonts w:hint="default"/>
          <w:rtl w:val="0"/>
          <w:lang w:val="en-US"/>
        </w:rPr>
      </w:pPr>
    </w:p>
    <w:p w14:paraId="3B60D2D2">
      <w:pPr>
        <w:jc w:val="both"/>
        <w:rPr>
          <w:rFonts w:hint="default"/>
          <w:rtl w:val="0"/>
          <w:lang w:val="en-US"/>
        </w:rPr>
      </w:pPr>
    </w:p>
    <w:p w14:paraId="32FF022F">
      <w:pPr>
        <w:jc w:val="both"/>
        <w:rPr>
          <w:rFonts w:hint="default"/>
          <w:rtl w:val="0"/>
          <w:lang w:val="en-US"/>
        </w:rPr>
      </w:pPr>
    </w:p>
    <w:p w14:paraId="056C9CA0">
      <w:pPr>
        <w:jc w:val="both"/>
        <w:rPr>
          <w:rFonts w:hint="default"/>
          <w:rtl w:val="0"/>
          <w:lang w:val="en-US"/>
        </w:rPr>
      </w:pPr>
    </w:p>
    <w:p w14:paraId="70942015">
      <w:pPr>
        <w:jc w:val="both"/>
        <w:rPr>
          <w:rFonts w:hint="default"/>
          <w:rtl w:val="0"/>
          <w:lang w:val="en-US"/>
        </w:rPr>
      </w:pPr>
    </w:p>
    <w:p w14:paraId="376F3124">
      <w:pPr>
        <w:jc w:val="both"/>
        <w:rPr>
          <w:rFonts w:hint="default"/>
          <w:rtl w:val="0"/>
          <w:lang w:val="en-US"/>
        </w:rPr>
      </w:pPr>
    </w:p>
    <w:p w14:paraId="6BA417F1">
      <w:pPr>
        <w:jc w:val="both"/>
        <w:rPr>
          <w:rFonts w:hint="default"/>
          <w:rtl w:val="0"/>
          <w:lang w:val="en-US"/>
        </w:rPr>
      </w:pPr>
    </w:p>
    <w:p w14:paraId="53EF3BB3">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Biểu đồ sequence thể hiện thao tác quản lý dịch vụ của Clinic Owner</w:t>
      </w:r>
    </w:p>
    <w:p w14:paraId="53276614">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ind w:leftChars="71"/>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drawing>
          <wp:inline distT="0" distB="0" distL="114300" distR="114300">
            <wp:extent cx="6287770" cy="6611620"/>
            <wp:effectExtent l="0" t="0" r="1143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6287770" cy="6611620"/>
                    </a:xfrm>
                    <a:prstGeom prst="rect">
                      <a:avLst/>
                    </a:prstGeom>
                    <a:noFill/>
                    <a:ln>
                      <a:noFill/>
                    </a:ln>
                  </pic:spPr>
                </pic:pic>
              </a:graphicData>
            </a:graphic>
          </wp:inline>
        </w:drawing>
      </w:r>
    </w:p>
    <w:p w14:paraId="26CF9A24">
      <w:pPr>
        <w:pStyle w:val="7"/>
        <w:bidi w:val="0"/>
        <w:rPr>
          <w:rFonts w:hint="default"/>
          <w:rtl w:val="0"/>
          <w:lang w:val="en-US"/>
        </w:rPr>
      </w:pPr>
      <w:bookmarkStart w:id="134" w:name="_Toc8273"/>
      <w:bookmarkStart w:id="135" w:name="_Toc27479"/>
      <w:r>
        <w:rPr>
          <w:rFonts w:hint="default"/>
          <w:rtl w:val="0"/>
          <w:lang w:val="en-US"/>
        </w:rPr>
        <w:t>Hình 21: Biểu đồ Sequence Diagram - Thao tác quản lý dịch vụ</w:t>
      </w:r>
      <w:bookmarkEnd w:id="134"/>
      <w:bookmarkEnd w:id="135"/>
    </w:p>
    <w:p w14:paraId="31BC1BCE">
      <w:pPr>
        <w:rPr>
          <w:rFonts w:hint="default"/>
          <w:rtl w:val="0"/>
          <w:lang w:val="en-US"/>
        </w:rPr>
      </w:pPr>
    </w:p>
    <w:p w14:paraId="2FBDD90B">
      <w:pPr>
        <w:rPr>
          <w:rFonts w:hint="default"/>
          <w:rtl w:val="0"/>
          <w:lang w:val="en-US"/>
        </w:rPr>
      </w:pPr>
    </w:p>
    <w:p w14:paraId="6D3F41C3">
      <w:pPr>
        <w:rPr>
          <w:rFonts w:hint="default"/>
          <w:rtl w:val="0"/>
          <w:lang w:val="en-US"/>
        </w:rPr>
      </w:pPr>
    </w:p>
    <w:p w14:paraId="6130470B">
      <w:pPr>
        <w:rPr>
          <w:rFonts w:hint="default"/>
          <w:rtl w:val="0"/>
          <w:lang w:val="en-US"/>
        </w:rPr>
      </w:pPr>
    </w:p>
    <w:p w14:paraId="5939E88C">
      <w:pPr>
        <w:rPr>
          <w:rFonts w:hint="default"/>
          <w:rtl w:val="0"/>
          <w:lang w:val="en-US"/>
        </w:rPr>
      </w:pPr>
    </w:p>
    <w:p w14:paraId="6E01A971">
      <w:pPr>
        <w:rPr>
          <w:rFonts w:hint="default"/>
          <w:rtl w:val="0"/>
          <w:lang w:val="en-US"/>
        </w:rPr>
      </w:pPr>
    </w:p>
    <w:p w14:paraId="7E8C8AFB">
      <w:pPr>
        <w:rPr>
          <w:rFonts w:hint="default"/>
          <w:rtl w:val="0"/>
          <w:lang w:val="en-US"/>
        </w:rPr>
      </w:pPr>
    </w:p>
    <w:p w14:paraId="6A09758F">
      <w:pPr>
        <w:rPr>
          <w:rFonts w:hint="default"/>
          <w:rtl w:val="0"/>
          <w:lang w:val="en-US"/>
        </w:rPr>
      </w:pPr>
    </w:p>
    <w:p w14:paraId="0930E493">
      <w:pPr>
        <w:rPr>
          <w:rFonts w:hint="default"/>
          <w:rtl w:val="0"/>
          <w:lang w:val="en-US"/>
        </w:rPr>
      </w:pPr>
    </w:p>
    <w:p w14:paraId="1ACA38FA">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 xml:space="preserve">Biểu đồ sequence thể hiện thao tác quản lý </w:t>
      </w:r>
      <w:r>
        <w:rPr>
          <w:rFonts w:hint="default" w:cs="Times New Roman"/>
          <w:b w:val="0"/>
          <w:bCs w:val="0"/>
          <w:color w:val="000000" w:themeColor="text1"/>
          <w:sz w:val="26"/>
          <w:szCs w:val="26"/>
          <w:rtl w:val="0"/>
          <w:lang w:val="en-US"/>
          <w14:textFill>
            <w14:solidFill>
              <w14:schemeClr w14:val="tx1"/>
            </w14:solidFill>
          </w14:textFill>
        </w:rPr>
        <w:t>nhân viên</w:t>
      </w:r>
      <w:r>
        <w:rPr>
          <w:rFonts w:hint="default" w:ascii="Times New Roman" w:hAnsi="Times New Roman" w:cs="Times New Roman"/>
          <w:b w:val="0"/>
          <w:bCs w:val="0"/>
          <w:color w:val="000000" w:themeColor="text1"/>
          <w:sz w:val="26"/>
          <w:szCs w:val="26"/>
          <w:rtl w:val="0"/>
          <w:lang w:val="en-US"/>
          <w14:textFill>
            <w14:solidFill>
              <w14:schemeClr w14:val="tx1"/>
            </w14:solidFill>
          </w14:textFill>
        </w:rPr>
        <w:t xml:space="preserve"> của Clinic Owner</w:t>
      </w:r>
    </w:p>
    <w:p w14:paraId="68DF8477">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ind w:leftChars="71"/>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drawing>
          <wp:inline distT="0" distB="0" distL="114300" distR="114300">
            <wp:extent cx="6284595" cy="5899150"/>
            <wp:effectExtent l="0" t="0" r="1905"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9"/>
                    <a:stretch>
                      <a:fillRect/>
                    </a:stretch>
                  </pic:blipFill>
                  <pic:spPr>
                    <a:xfrm>
                      <a:off x="0" y="0"/>
                      <a:ext cx="6284595" cy="5899150"/>
                    </a:xfrm>
                    <a:prstGeom prst="rect">
                      <a:avLst/>
                    </a:prstGeom>
                    <a:noFill/>
                    <a:ln>
                      <a:noFill/>
                    </a:ln>
                  </pic:spPr>
                </pic:pic>
              </a:graphicData>
            </a:graphic>
          </wp:inline>
        </w:drawing>
      </w:r>
    </w:p>
    <w:p w14:paraId="0FA325DA">
      <w:pPr>
        <w:pStyle w:val="7"/>
        <w:bidi w:val="0"/>
        <w:rPr>
          <w:rFonts w:hint="default" w:ascii="Times New Roman" w:hAnsi="Times New Roman" w:cs="Times New Roman"/>
          <w:b w:val="0"/>
          <w:bCs w:val="0"/>
          <w:color w:val="000000" w:themeColor="text1"/>
          <w:sz w:val="26"/>
          <w:szCs w:val="26"/>
          <w:rtl w:val="0"/>
          <w:lang w:val="en-US"/>
          <w14:textFill>
            <w14:solidFill>
              <w14:schemeClr w14:val="tx1"/>
            </w14:solidFill>
          </w14:textFill>
        </w:rPr>
      </w:pPr>
      <w:bookmarkStart w:id="136" w:name="_Toc2692"/>
      <w:bookmarkStart w:id="137" w:name="_Toc29044"/>
      <w:r>
        <w:rPr>
          <w:rFonts w:hint="default"/>
          <w:rtl w:val="0"/>
          <w:lang w:val="en-US"/>
        </w:rPr>
        <w:t xml:space="preserve">Hình 22: Biểu đồ Sequence Diagram - Thao tác quản lý  </w:t>
      </w:r>
      <w:bookmarkEnd w:id="136"/>
      <w:r>
        <w:rPr>
          <w:rFonts w:hint="default"/>
          <w:rtl w:val="0"/>
          <w:lang w:val="en-US"/>
        </w:rPr>
        <w:t>nhân viên</w:t>
      </w:r>
      <w:bookmarkEnd w:id="137"/>
    </w:p>
    <w:p w14:paraId="48512BCD">
      <w:pPr>
        <w:jc w:val="both"/>
        <w:rPr>
          <w:rFonts w:hint="default"/>
          <w:rtl w:val="0"/>
          <w:lang w:val="en-US"/>
        </w:rPr>
      </w:pPr>
    </w:p>
    <w:p w14:paraId="7D3C8174">
      <w:pPr>
        <w:keepNext w:val="0"/>
        <w:keepLines w:val="0"/>
        <w:pageBreakBefore w:val="0"/>
        <w:widowControl/>
        <w:numPr>
          <w:ilvl w:val="0"/>
          <w:numId w:val="1"/>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0"/>
        <w:rPr>
          <w:rFonts w:hint="default" w:ascii="Times New Roman" w:hAnsi="Times New Roman" w:cs="Times New Roman"/>
          <w:b/>
          <w:bCs/>
          <w:color w:val="000000" w:themeColor="text1"/>
          <w:sz w:val="32"/>
          <w:szCs w:val="32"/>
          <w:rtl w:val="0"/>
          <w:lang w:val="en-US"/>
          <w14:textFill>
            <w14:solidFill>
              <w14:schemeClr w14:val="tx1"/>
            </w14:solidFill>
          </w14:textFill>
        </w:rPr>
      </w:pPr>
      <w:bookmarkStart w:id="138" w:name="_Toc29664"/>
      <w:bookmarkStart w:id="139" w:name="_Toc24183"/>
      <w:r>
        <w:rPr>
          <w:rFonts w:hint="default" w:cs="Times New Roman"/>
          <w:b/>
          <w:bCs/>
          <w:color w:val="000000" w:themeColor="text1"/>
          <w:sz w:val="32"/>
          <w:szCs w:val="32"/>
          <w:rtl w:val="0"/>
          <w:lang w:val="en-US"/>
          <w14:textFill>
            <w14:solidFill>
              <w14:schemeClr w14:val="tx1"/>
            </w14:solidFill>
          </w14:textFill>
        </w:rPr>
        <w:t>Yêu cầu phi chức năng:</w:t>
      </w:r>
      <w:bookmarkEnd w:id="138"/>
      <w:bookmarkEnd w:id="139"/>
    </w:p>
    <w:p w14:paraId="7EA0A0AF">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 xml:space="preserve"> Hệ thống cần đảm bảo sẵn sàng hoạt động 24/7.</w:t>
      </w:r>
    </w:p>
    <w:p w14:paraId="3E4E542B">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Cơ sở dữ liệu của hệ thống luôn được backup vào mỗi ngày cuối cùng của tháng một cách tự động.</w:t>
      </w:r>
    </w:p>
    <w:p w14:paraId="71B46A22">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Hệ thống được xây dựng hoàn toàn miễn phí.</w:t>
      </w:r>
    </w:p>
    <w:p w14:paraId="19C472A9">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cs="Times New Roman"/>
          <w:b w:val="0"/>
          <w:bCs w:val="0"/>
          <w:color w:val="000000" w:themeColor="text1"/>
          <w:sz w:val="26"/>
          <w:szCs w:val="26"/>
          <w:rtl w:val="0"/>
          <w:lang w:val="en-US"/>
          <w14:textFill>
            <w14:solidFill>
              <w14:schemeClr w14:val="tx1"/>
            </w14:solidFill>
          </w14:textFill>
        </w:rPr>
        <w:t>H</w:t>
      </w:r>
      <w:r>
        <w:rPr>
          <w:rFonts w:hint="default" w:ascii="Times New Roman" w:hAnsi="Times New Roman" w:cs="Times New Roman"/>
          <w:b w:val="0"/>
          <w:bCs w:val="0"/>
          <w:color w:val="000000" w:themeColor="text1"/>
          <w:sz w:val="26"/>
          <w:szCs w:val="26"/>
          <w:rtl w:val="0"/>
          <w:lang w:val="en-US"/>
          <w14:textFill>
            <w14:solidFill>
              <w14:schemeClr w14:val="tx1"/>
            </w14:solidFill>
          </w14:textFill>
        </w:rPr>
        <w:t>ệ thống được xây dựng trong thời gian không quá 15 tuần (vì phục vụ công việc giảng dạy và học tập).</w:t>
      </w:r>
    </w:p>
    <w:p w14:paraId="38D32EAF">
      <w:pPr>
        <w:keepNext w:val="0"/>
        <w:keepLines w:val="0"/>
        <w:pageBreakBefore w:val="0"/>
        <w:widowControl/>
        <w:numPr>
          <w:ilvl w:val="0"/>
          <w:numId w:val="3"/>
        </w:numPr>
        <w:tabs>
          <w:tab w:val="clear" w:pos="720"/>
        </w:tabs>
        <w:kinsoku/>
        <w:wordWrap/>
        <w:overflowPunct/>
        <w:topLinePunct w:val="0"/>
        <w:autoSpaceDE/>
        <w:autoSpaceDN/>
        <w:bidi w:val="0"/>
        <w:adjustRightInd/>
        <w:snapToGrid/>
        <w:spacing w:before="181" w:beforeLines="50" w:after="181" w:afterLines="50"/>
        <w:ind w:left="559" w:leftChars="71" w:hanging="360" w:firstLineChars="0"/>
        <w:jc w:val="left"/>
        <w:textAlignment w:val="auto"/>
        <w:rPr>
          <w:rFonts w:hint="default" w:ascii="Times New Roman" w:hAnsi="Times New Roman" w:cs="Times New Roman"/>
          <w:b w:val="0"/>
          <w:bCs w:val="0"/>
          <w:color w:val="000000" w:themeColor="text1"/>
          <w:sz w:val="26"/>
          <w:szCs w:val="26"/>
          <w:rtl w:val="0"/>
          <w:lang w:val="en-US"/>
          <w14:textFill>
            <w14:solidFill>
              <w14:schemeClr w14:val="tx1"/>
            </w14:solidFill>
          </w14:textFill>
        </w:rPr>
      </w:pPr>
      <w:r>
        <w:rPr>
          <w:rFonts w:hint="default" w:ascii="Times New Roman" w:hAnsi="Times New Roman" w:cs="Times New Roman"/>
          <w:b w:val="0"/>
          <w:bCs w:val="0"/>
          <w:color w:val="000000" w:themeColor="text1"/>
          <w:sz w:val="26"/>
          <w:szCs w:val="26"/>
          <w:rtl w:val="0"/>
          <w:lang w:val="en-US"/>
          <w14:textFill>
            <w14:solidFill>
              <w14:schemeClr w14:val="tx1"/>
            </w14:solidFill>
          </w14:textFill>
        </w:rPr>
        <w:t>Về mặt an toàn:</w:t>
      </w:r>
    </w:p>
    <w:p w14:paraId="55E4B00B">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cs="Times New Roman"/>
          <w:color w:val="000000" w:themeColor="text1"/>
          <w:sz w:val="26"/>
          <w:szCs w:val="26"/>
          <w:rtl w:val="0"/>
          <w:lang w:val="en-US"/>
          <w14:textFill>
            <w14:solidFill>
              <w14:schemeClr w14:val="tx1"/>
            </w14:solidFill>
          </w14:textFill>
        </w:rPr>
      </w:pPr>
      <w:r>
        <w:rPr>
          <w:rFonts w:hint="default" w:cs="Times New Roman"/>
          <w:color w:val="000000" w:themeColor="text1"/>
          <w:sz w:val="26"/>
          <w:szCs w:val="26"/>
          <w:rtl w:val="0"/>
          <w:lang w:val="en-US"/>
          <w14:textFill>
            <w14:solidFill>
              <w14:schemeClr w14:val="tx1"/>
            </w14:solidFill>
          </w14:textFill>
        </w:rPr>
        <w:t>Các thông tin mật khẩu cần được mã hóa theo chuẩn hiện hành (MD5, RSA).</w:t>
      </w:r>
    </w:p>
    <w:p w14:paraId="51322DE8">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120" w:leftChars="0" w:right="0" w:hanging="360" w:firstLineChars="0"/>
        <w:jc w:val="left"/>
        <w:rPr>
          <w:rFonts w:hint="default" w:ascii="Times New Roman" w:hAnsi="Times New Roman" w:cs="Times New Roman"/>
          <w:b/>
          <w:bCs/>
          <w:color w:val="000000" w:themeColor="text1"/>
          <w:sz w:val="32"/>
          <w:szCs w:val="32"/>
          <w:rtl w:val="0"/>
          <w:lang w:val="en-US"/>
          <w14:textFill>
            <w14:solidFill>
              <w14:schemeClr w14:val="tx1"/>
            </w14:solidFill>
          </w14:textFill>
        </w:rPr>
      </w:pPr>
      <w:r>
        <w:rPr>
          <w:rFonts w:hint="default" w:cs="Times New Roman"/>
          <w:color w:val="000000" w:themeColor="text1"/>
          <w:sz w:val="26"/>
          <w:szCs w:val="26"/>
          <w:rtl w:val="0"/>
          <w:lang w:val="en-US"/>
          <w14:textFill>
            <w14:solidFill>
              <w14:schemeClr w14:val="tx1"/>
            </w14:solidFill>
          </w14:textFill>
        </w:rPr>
        <w:t>Hệ thống không bị ảnh hưởng bởi các tấn công thông thường như SQL Injection.</w:t>
      </w:r>
    </w:p>
    <w:p w14:paraId="33B31588">
      <w:pPr>
        <w:keepNext w:val="0"/>
        <w:keepLines w:val="0"/>
        <w:pageBreakBefore w:val="0"/>
        <w:widowControl/>
        <w:numPr>
          <w:ilvl w:val="0"/>
          <w:numId w:val="1"/>
        </w:numPr>
        <w:kinsoku/>
        <w:wordWrap/>
        <w:overflowPunct/>
        <w:topLinePunct w:val="0"/>
        <w:autoSpaceDE/>
        <w:autoSpaceDN/>
        <w:bidi w:val="0"/>
        <w:adjustRightInd/>
        <w:snapToGrid/>
        <w:spacing w:before="181" w:beforeLines="50" w:line="360" w:lineRule="auto"/>
        <w:ind w:left="425" w:leftChars="0" w:hanging="425" w:firstLineChars="0"/>
        <w:jc w:val="left"/>
        <w:textAlignment w:val="auto"/>
        <w:outlineLvl w:val="0"/>
        <w:rPr>
          <w:rFonts w:hint="default" w:ascii="Times New Roman" w:hAnsi="Times New Roman" w:cs="Times New Roman"/>
          <w:b/>
          <w:bCs/>
          <w:color w:val="000000" w:themeColor="text1"/>
          <w:sz w:val="32"/>
          <w:szCs w:val="32"/>
          <w:rtl w:val="0"/>
          <w:lang w:val="en-US"/>
          <w14:textFill>
            <w14:solidFill>
              <w14:schemeClr w14:val="tx1"/>
            </w14:solidFill>
          </w14:textFill>
        </w:rPr>
      </w:pPr>
      <w:bookmarkStart w:id="140" w:name="_Toc20840"/>
      <w:bookmarkStart w:id="141" w:name="_Toc7127"/>
      <w:r>
        <w:rPr>
          <w:rFonts w:hint="default" w:cs="Times New Roman"/>
          <w:b/>
          <w:bCs/>
          <w:color w:val="000000" w:themeColor="text1"/>
          <w:sz w:val="32"/>
          <w:szCs w:val="32"/>
          <w:rtl w:val="0"/>
          <w:lang w:val="en-US"/>
          <w14:textFill>
            <w14:solidFill>
              <w14:schemeClr w14:val="tx1"/>
            </w14:solidFill>
          </w14:textFill>
        </w:rPr>
        <w:t>Phụ Lục:</w:t>
      </w:r>
      <w:bookmarkEnd w:id="140"/>
      <w:bookmarkEnd w:id="141"/>
    </w:p>
    <w:p w14:paraId="7FA1E32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jc w:val="left"/>
        <w:textAlignment w:val="auto"/>
        <w:rPr>
          <w:rFonts w:hint="default" w:ascii="Times New Roman" w:hAnsi="Times New Roman" w:cs="Times New Roman"/>
          <w:b w:val="0"/>
          <w:bCs w:val="0"/>
          <w:sz w:val="26"/>
          <w:szCs w:val="26"/>
          <w:rtl w:val="0"/>
          <w:lang w:val="en-US"/>
        </w:rPr>
      </w:pPr>
    </w:p>
    <w:p w14:paraId="17EF9782">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181" w:beforeLines="50" w:line="360" w:lineRule="auto"/>
        <w:jc w:val="left"/>
        <w:textAlignment w:val="auto"/>
        <w:rPr>
          <w:rFonts w:hint="default" w:ascii="Times New Roman" w:hAnsi="Times New Roman" w:cs="Times New Roman"/>
          <w:b/>
          <w:bCs/>
          <w:sz w:val="26"/>
          <w:szCs w:val="26"/>
          <w:lang w:val="en-US"/>
        </w:rPr>
      </w:pPr>
    </w:p>
    <w:p w14:paraId="111FDCC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jc w:val="left"/>
        <w:textAlignment w:val="auto"/>
        <w:rPr>
          <w:rFonts w:hint="default" w:ascii="Times New Roman" w:hAnsi="Times New Roman" w:cs="Times New Roman"/>
          <w:b/>
          <w:bCs/>
          <w:sz w:val="40"/>
          <w:szCs w:val="40"/>
          <w:lang w:val="en-US"/>
        </w:rPr>
      </w:pPr>
    </w:p>
    <w:p w14:paraId="7AEF5EB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ind w:left="0"/>
        <w:jc w:val="center"/>
        <w:textAlignment w:val="auto"/>
        <w:rPr>
          <w:rFonts w:hint="default" w:ascii="Times New Roman" w:hAnsi="Times New Roman" w:cs="Times New Roman"/>
          <w:b/>
          <w:bCs/>
          <w:sz w:val="40"/>
          <w:szCs w:val="40"/>
          <w:lang w:val="en-US"/>
        </w:rPr>
      </w:pPr>
    </w:p>
    <w:p w14:paraId="4025781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ind w:left="0"/>
        <w:jc w:val="center"/>
        <w:textAlignment w:val="auto"/>
        <w:rPr>
          <w:rFonts w:hint="default" w:ascii="Times New Roman" w:hAnsi="Times New Roman" w:cs="Times New Roman"/>
          <w:b/>
          <w:bCs/>
          <w:sz w:val="40"/>
          <w:szCs w:val="40"/>
          <w:lang w:val="en-US"/>
        </w:rPr>
      </w:pPr>
    </w:p>
    <w:p w14:paraId="3CA48EC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ind w:left="0"/>
        <w:jc w:val="center"/>
        <w:textAlignment w:val="auto"/>
        <w:rPr>
          <w:rFonts w:hint="default" w:ascii="Times New Roman" w:hAnsi="Times New Roman" w:cs="Times New Roman"/>
          <w:b/>
          <w:bCs/>
          <w:sz w:val="40"/>
          <w:szCs w:val="40"/>
          <w:lang w:val="en-US"/>
        </w:rPr>
      </w:pPr>
    </w:p>
    <w:p w14:paraId="4DEFD35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ind w:left="0"/>
        <w:jc w:val="center"/>
        <w:textAlignment w:val="auto"/>
        <w:rPr>
          <w:ins w:id="7" w:author="Lê Hậu Thị Mỹ" w:date="2025-02-09T12:16:58Z"/>
          <w:rFonts w:hint="default" w:ascii="Times New Roman" w:hAnsi="Times New Roman" w:cs="Times New Roman"/>
          <w:b/>
          <w:bCs/>
          <w:sz w:val="40"/>
          <w:szCs w:val="40"/>
          <w:lang w:val="en-US"/>
        </w:rPr>
      </w:pPr>
    </w:p>
    <w:p w14:paraId="57CBFBB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ind w:left="0"/>
        <w:jc w:val="center"/>
        <w:textAlignment w:val="auto"/>
        <w:rPr>
          <w:ins w:id="8" w:author="Lê Hậu Thị Mỹ" w:date="2025-02-09T12:16:58Z"/>
          <w:rFonts w:hint="default" w:ascii="Times New Roman" w:hAnsi="Times New Roman" w:cs="Times New Roman"/>
          <w:b/>
          <w:bCs/>
          <w:sz w:val="40"/>
          <w:szCs w:val="40"/>
          <w:lang w:val="en-US"/>
        </w:rPr>
      </w:pPr>
    </w:p>
    <w:p w14:paraId="08AA0D3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ind w:left="0"/>
        <w:jc w:val="both"/>
        <w:textAlignment w:val="auto"/>
        <w:rPr>
          <w:del w:id="10" w:author="Lê Hậu Thị Mỹ" w:date="2025-02-09T12:17:03Z"/>
          <w:rFonts w:hint="default" w:ascii="Times New Roman" w:hAnsi="Times New Roman" w:cs="Times New Roman"/>
          <w:b/>
          <w:bCs/>
          <w:sz w:val="40"/>
          <w:szCs w:val="40"/>
          <w:lang w:val="en-US"/>
        </w:rPr>
        <w:pPrChange w:id="9" w:author="Lê Hậu Thị Mỹ" w:date="2025-02-09T12:17:00Z">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ind w:left="0"/>
            <w:jc w:val="center"/>
            <w:textAlignment w:val="auto"/>
          </w:pPr>
        </w:pPrChange>
      </w:pPr>
    </w:p>
    <w:p w14:paraId="3E6C7AA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jc w:val="left"/>
        <w:textAlignment w:val="auto"/>
        <w:outlineLvl w:val="9"/>
        <w:rPr>
          <w:rFonts w:hint="default"/>
          <w:sz w:val="26"/>
          <w:szCs w:val="26"/>
          <w:lang w:val="en-US"/>
        </w:rPr>
      </w:pPr>
    </w:p>
    <w:sectPr>
      <w:pgSz w:w="11906" w:h="16838"/>
      <w:pgMar w:top="1138" w:right="1138" w:bottom="1138" w:left="861"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ậu Lê Thị Mỹ" w:date="2024-12-06T23:18:28Z" w:initials="">
    <w:p w14:paraId="000001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Mô tả ngắn gọn về mục tiêu của sản phầm. Nhằm xác định sản phẩm mà các yêu cầu của nó được đặc tả trong tài liệu. Bao gồm cả mục đích của chính tài liệu này.</w:t>
      </w:r>
    </w:p>
  </w:comment>
  <w:comment w:id="1" w:author="Hậu Lê Thị Mỹ" w:date="2024-12-06T23:18:40Z" w:initials="">
    <w:p w14:paraId="000001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Mô tả ngắn gọn về phần mềm (hay hệ thống, sản phẩm) và các mục tiêu, lợi ích của nó. Mối quan hệ của phần mềm với mục tiêu và chiến lược kinh doanh của đơn vị sử dụng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000010F" w15:done="0"/>
  <w15:commentEx w15:paraId="0000010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45B74F">
    <w:pPr>
      <w:pStyle w:val="8"/>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1DA128">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501DA128">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56E34C"/>
    <w:multiLevelType w:val="multilevel"/>
    <w:tmpl w:val="9256E3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C5C5BF38"/>
    <w:multiLevelType w:val="singleLevel"/>
    <w:tmpl w:val="C5C5BF38"/>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D54361F9"/>
    <w:multiLevelType w:val="singleLevel"/>
    <w:tmpl w:val="D54361F9"/>
    <w:lvl w:ilvl="0" w:tentative="0">
      <w:start w:val="1"/>
      <w:numFmt w:val="decimal"/>
      <w:lvlText w:val="%1."/>
      <w:lvlJc w:val="left"/>
      <w:pPr>
        <w:tabs>
          <w:tab w:val="left" w:pos="425"/>
        </w:tabs>
        <w:ind w:left="425" w:leftChars="0" w:hanging="425" w:firstLineChars="0"/>
      </w:pPr>
      <w:rPr>
        <w:rFonts w:hint="default"/>
      </w:rPr>
    </w:lvl>
  </w:abstractNum>
  <w:abstractNum w:abstractNumId="3">
    <w:nsid w:val="F9656EED"/>
    <w:multiLevelType w:val="singleLevel"/>
    <w:tmpl w:val="F9656EED"/>
    <w:lvl w:ilvl="0" w:tentative="0">
      <w:start w:val="1"/>
      <w:numFmt w:val="decimal"/>
      <w:lvlText w:val="%1."/>
      <w:lvlJc w:val="left"/>
      <w:pPr>
        <w:tabs>
          <w:tab w:val="left" w:pos="425"/>
        </w:tabs>
        <w:ind w:left="425" w:leftChars="0" w:hanging="425" w:firstLineChars="0"/>
      </w:pPr>
      <w:rPr>
        <w:rFonts w:hint="default"/>
      </w:rPr>
    </w:lvl>
  </w:abstractNum>
  <w:abstractNum w:abstractNumId="4">
    <w:nsid w:val="06296E2A"/>
    <w:multiLevelType w:val="singleLevel"/>
    <w:tmpl w:val="06296E2A"/>
    <w:lvl w:ilvl="0" w:tentative="0">
      <w:start w:val="1"/>
      <w:numFmt w:val="lowerLetter"/>
      <w:lvlText w:val="%1."/>
      <w:lvlJc w:val="left"/>
      <w:pPr>
        <w:tabs>
          <w:tab w:val="left" w:pos="425"/>
        </w:tabs>
        <w:ind w:left="425" w:leftChars="0" w:hanging="425" w:firstLineChars="0"/>
      </w:pPr>
      <w:rPr>
        <w:rFonts w:hint="default"/>
      </w:rPr>
    </w:lvl>
  </w:abstractNum>
  <w:abstractNum w:abstractNumId="5">
    <w:nsid w:val="2459A307"/>
    <w:multiLevelType w:val="singleLevel"/>
    <w:tmpl w:val="2459A307"/>
    <w:lvl w:ilvl="0" w:tentative="0">
      <w:start w:val="1"/>
      <w:numFmt w:val="upperRoman"/>
      <w:lvlText w:val="%1."/>
      <w:lvlJc w:val="left"/>
      <w:pPr>
        <w:tabs>
          <w:tab w:val="left" w:pos="425"/>
        </w:tabs>
        <w:ind w:left="425" w:leftChars="0" w:hanging="425" w:firstLineChars="0"/>
      </w:pPr>
      <w:rPr>
        <w:rFonts w:hint="default"/>
      </w:rPr>
    </w:lvl>
  </w:abstractNum>
  <w:abstractNum w:abstractNumId="6">
    <w:nsid w:val="3B7F12F7"/>
    <w:multiLevelType w:val="multilevel"/>
    <w:tmpl w:val="3B7F12F7"/>
    <w:lvl w:ilvl="0" w:tentative="0">
      <w:start w:val="1"/>
      <w:numFmt w:val="bullet"/>
      <w:lvlText w:val="+"/>
      <w:lvlJc w:val="left"/>
      <w:pPr>
        <w:ind w:left="1440" w:hanging="360"/>
      </w:pPr>
      <w:rPr>
        <w:rFonts w:ascii="Arial" w:hAnsi="Arial" w:eastAsia="Arial" w:cs="Arial"/>
        <w:b w:val="0"/>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
    <w:nsid w:val="58405DFF"/>
    <w:multiLevelType w:val="singleLevel"/>
    <w:tmpl w:val="58405D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6AC18146"/>
    <w:multiLevelType w:val="singleLevel"/>
    <w:tmpl w:val="6AC18146"/>
    <w:lvl w:ilvl="0" w:tentative="0">
      <w:start w:val="1"/>
      <w:numFmt w:val="decimal"/>
      <w:lvlText w:val="%1."/>
      <w:lvlJc w:val="left"/>
      <w:pPr>
        <w:tabs>
          <w:tab w:val="left" w:pos="425"/>
        </w:tabs>
        <w:ind w:left="425" w:leftChars="0" w:hanging="425" w:firstLineChars="0"/>
      </w:pPr>
      <w:rPr>
        <w:rFonts w:hint="default"/>
      </w:rPr>
    </w:lvl>
  </w:abstractNum>
  <w:abstractNum w:abstractNumId="9">
    <w:nsid w:val="7C05A168"/>
    <w:multiLevelType w:val="singleLevel"/>
    <w:tmpl w:val="7C05A168"/>
    <w:lvl w:ilvl="0" w:tentative="0">
      <w:start w:val="1"/>
      <w:numFmt w:val="lowerLetter"/>
      <w:lvlText w:val="%1."/>
      <w:lvlJc w:val="left"/>
      <w:pPr>
        <w:tabs>
          <w:tab w:val="left" w:pos="425"/>
        </w:tabs>
        <w:ind w:left="425" w:leftChars="0" w:hanging="425" w:firstLineChars="0"/>
      </w:pPr>
      <w:rPr>
        <w:rFonts w:hint="default"/>
      </w:rPr>
    </w:lvl>
  </w:abstractNum>
  <w:num w:numId="1">
    <w:abstractNumId w:val="5"/>
  </w:num>
  <w:num w:numId="2">
    <w:abstractNumId w:val="2"/>
  </w:num>
  <w:num w:numId="3">
    <w:abstractNumId w:val="0"/>
  </w:num>
  <w:num w:numId="4">
    <w:abstractNumId w:val="3"/>
  </w:num>
  <w:num w:numId="5">
    <w:abstractNumId w:val="1"/>
  </w:num>
  <w:num w:numId="6">
    <w:abstractNumId w:val="6"/>
  </w:num>
  <w:num w:numId="7">
    <w:abstractNumId w:val="7"/>
  </w:num>
  <w:num w:numId="8">
    <w:abstractNumId w:val="8"/>
  </w:num>
  <w:num w:numId="9">
    <w:abstractNumId w:val="4"/>
  </w:num>
  <w:num w:numId="10">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ê Hậu Thị Mỹ">
    <w15:presenceInfo w15:providerId="WPS Office" w15:userId="1488016708"/>
  </w15:person>
  <w15:person w15:author="Hậu Lê Thị Mỹ">
    <w15:presenceInfo w15:providerId="None" w15:userId="Hậu Lê Thị Mỹ"/>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gutterAtTop/>
  <w:revisionView w:markup="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000"/>
    <w:rsid w:val="00221BF3"/>
    <w:rsid w:val="004671C9"/>
    <w:rsid w:val="00701BDA"/>
    <w:rsid w:val="007276C7"/>
    <w:rsid w:val="008F04FE"/>
    <w:rsid w:val="009033A2"/>
    <w:rsid w:val="00AB348C"/>
    <w:rsid w:val="00AF2A68"/>
    <w:rsid w:val="00C2580D"/>
    <w:rsid w:val="00C41125"/>
    <w:rsid w:val="00D1673F"/>
    <w:rsid w:val="00DF5B3A"/>
    <w:rsid w:val="00E57000"/>
    <w:rsid w:val="00FD7B30"/>
    <w:rsid w:val="013F302E"/>
    <w:rsid w:val="049448B6"/>
    <w:rsid w:val="06620EB0"/>
    <w:rsid w:val="07600DF4"/>
    <w:rsid w:val="07687426"/>
    <w:rsid w:val="07950679"/>
    <w:rsid w:val="098147A7"/>
    <w:rsid w:val="09831B2F"/>
    <w:rsid w:val="09E61F4C"/>
    <w:rsid w:val="0BAF2E5D"/>
    <w:rsid w:val="0D0305E0"/>
    <w:rsid w:val="0DE46F59"/>
    <w:rsid w:val="0EBC57E0"/>
    <w:rsid w:val="0F5C5683"/>
    <w:rsid w:val="0FCB3577"/>
    <w:rsid w:val="15D5216D"/>
    <w:rsid w:val="160968B4"/>
    <w:rsid w:val="17CA72A6"/>
    <w:rsid w:val="19B8511E"/>
    <w:rsid w:val="1B4B5A78"/>
    <w:rsid w:val="1C753ACE"/>
    <w:rsid w:val="1CD94413"/>
    <w:rsid w:val="1CF91695"/>
    <w:rsid w:val="1E8D3AFC"/>
    <w:rsid w:val="202456BE"/>
    <w:rsid w:val="20DD5AF8"/>
    <w:rsid w:val="22B578FD"/>
    <w:rsid w:val="26172CAB"/>
    <w:rsid w:val="2B9E23A4"/>
    <w:rsid w:val="2BEF3940"/>
    <w:rsid w:val="2CE437EF"/>
    <w:rsid w:val="2D8E2689"/>
    <w:rsid w:val="2EE3794F"/>
    <w:rsid w:val="2EEA1087"/>
    <w:rsid w:val="2F126855"/>
    <w:rsid w:val="2F1C0CDD"/>
    <w:rsid w:val="30DE07BE"/>
    <w:rsid w:val="31FA694B"/>
    <w:rsid w:val="325D3F31"/>
    <w:rsid w:val="34E16F7F"/>
    <w:rsid w:val="34FC447A"/>
    <w:rsid w:val="351A0108"/>
    <w:rsid w:val="375D3FE4"/>
    <w:rsid w:val="399043C6"/>
    <w:rsid w:val="39B10D9F"/>
    <w:rsid w:val="3A624088"/>
    <w:rsid w:val="3A7E7084"/>
    <w:rsid w:val="3BB85B07"/>
    <w:rsid w:val="3CCD705C"/>
    <w:rsid w:val="3D6B7643"/>
    <w:rsid w:val="3ED45DA4"/>
    <w:rsid w:val="3EE73740"/>
    <w:rsid w:val="3F061D7E"/>
    <w:rsid w:val="3F145B1A"/>
    <w:rsid w:val="407C22A8"/>
    <w:rsid w:val="40850DD2"/>
    <w:rsid w:val="433C0DD2"/>
    <w:rsid w:val="43D05C93"/>
    <w:rsid w:val="45232B4F"/>
    <w:rsid w:val="462C53C3"/>
    <w:rsid w:val="48D32754"/>
    <w:rsid w:val="49DB17B8"/>
    <w:rsid w:val="4B6865FA"/>
    <w:rsid w:val="4C93212D"/>
    <w:rsid w:val="4D5D2EA0"/>
    <w:rsid w:val="4E29026D"/>
    <w:rsid w:val="4E7C2CC2"/>
    <w:rsid w:val="4EB265D0"/>
    <w:rsid w:val="4F886CB3"/>
    <w:rsid w:val="50E64646"/>
    <w:rsid w:val="521066B1"/>
    <w:rsid w:val="536441F7"/>
    <w:rsid w:val="551B1B68"/>
    <w:rsid w:val="55511E2E"/>
    <w:rsid w:val="55AA399A"/>
    <w:rsid w:val="562A58AB"/>
    <w:rsid w:val="585875FE"/>
    <w:rsid w:val="5CC10BB9"/>
    <w:rsid w:val="5CDB71E4"/>
    <w:rsid w:val="60C16F8E"/>
    <w:rsid w:val="61DC5A0B"/>
    <w:rsid w:val="61EA695D"/>
    <w:rsid w:val="63412CC1"/>
    <w:rsid w:val="63AF65E3"/>
    <w:rsid w:val="643B2E53"/>
    <w:rsid w:val="64855380"/>
    <w:rsid w:val="668620B1"/>
    <w:rsid w:val="67B74FA2"/>
    <w:rsid w:val="694A3DBE"/>
    <w:rsid w:val="6A857943"/>
    <w:rsid w:val="6C72649F"/>
    <w:rsid w:val="6C822514"/>
    <w:rsid w:val="6D062AED"/>
    <w:rsid w:val="6F961EC9"/>
    <w:rsid w:val="6F985025"/>
    <w:rsid w:val="6FF46638"/>
    <w:rsid w:val="716D0584"/>
    <w:rsid w:val="72EC1B99"/>
    <w:rsid w:val="731E6040"/>
    <w:rsid w:val="75432F83"/>
    <w:rsid w:val="7556218D"/>
    <w:rsid w:val="77B82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cs="Times New Roman" w:eastAsiaTheme="minorHAnsi"/>
      <w:color w:val="333333"/>
      <w:kern w:val="2"/>
      <w:sz w:val="28"/>
      <w:szCs w:val="28"/>
      <w:lang w:val="en-US" w:eastAsia="en-US" w:bidi="ar-SA"/>
      <w14:ligatures w14:val="standardContextual"/>
    </w:rPr>
  </w:style>
  <w:style w:type="paragraph" w:styleId="2">
    <w:name w:val="heading 1"/>
    <w:basedOn w:val="1"/>
    <w:next w:val="1"/>
    <w:qFormat/>
    <w:uiPriority w:val="9"/>
    <w:pPr>
      <w:spacing w:before="100" w:beforeAutospacing="1" w:after="100" w:afterAutospacing="1"/>
      <w:outlineLvl w:val="0"/>
    </w:pPr>
    <w:rPr>
      <w:rFonts w:ascii="Times New Roman" w:hAnsi="Times New Roman" w:eastAsia="Times New Roman"/>
      <w:b/>
      <w:bCs/>
      <w:kern w:val="36"/>
      <w:sz w:val="48"/>
      <w:szCs w:val="48"/>
    </w:rPr>
  </w:style>
  <w:style w:type="paragraph" w:styleId="3">
    <w:name w:val="heading 2"/>
    <w:next w:val="1"/>
    <w:qFormat/>
    <w:uiPriority w:val="0"/>
    <w:pPr>
      <w:keepNext/>
      <w:keepLines/>
      <w:spacing w:before="40" w:after="0" w:line="259" w:lineRule="auto"/>
    </w:pPr>
    <w:rPr>
      <w:rFonts w:ascii="Calibri" w:hAnsi="Calibri" w:eastAsia="Calibri" w:cs="Calibri"/>
      <w:color w:val="2E75B5"/>
      <w:sz w:val="26"/>
      <w:szCs w:val="26"/>
      <w:lang w:val="en-US"/>
    </w:rPr>
  </w:style>
  <w:style w:type="paragraph" w:styleId="4">
    <w:name w:val="heading 3"/>
    <w:basedOn w:val="1"/>
    <w:next w:val="1"/>
    <w:link w:val="20"/>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rFonts w:eastAsiaTheme="minorEastAsia"/>
      <w:i/>
      <w:iCs/>
      <w:color w:val="44546A" w:themeColor="text2"/>
      <w:sz w:val="26"/>
      <w:szCs w:val="18"/>
      <w14:textFill>
        <w14:solidFill>
          <w14:schemeClr w14:val="tx2"/>
        </w14:solidFill>
      </w14:textFill>
    </w:rPr>
  </w:style>
  <w:style w:type="paragraph" w:styleId="8">
    <w:name w:val="footer"/>
    <w:basedOn w:val="1"/>
    <w:link w:val="18"/>
    <w:unhideWhenUsed/>
    <w:qFormat/>
    <w:uiPriority w:val="99"/>
    <w:pPr>
      <w:tabs>
        <w:tab w:val="center" w:pos="4680"/>
        <w:tab w:val="right" w:pos="9360"/>
      </w:tabs>
    </w:pPr>
  </w:style>
  <w:style w:type="paragraph" w:styleId="9">
    <w:name w:val="header"/>
    <w:basedOn w:val="1"/>
    <w:link w:val="17"/>
    <w:unhideWhenUsed/>
    <w:qFormat/>
    <w:uiPriority w:val="99"/>
    <w:pPr>
      <w:tabs>
        <w:tab w:val="center" w:pos="4680"/>
        <w:tab w:val="right" w:pos="9360"/>
      </w:tabs>
    </w:pPr>
  </w:style>
  <w:style w:type="character" w:styleId="10">
    <w:name w:val="Hyperlink"/>
    <w:basedOn w:val="5"/>
    <w:semiHidden/>
    <w:unhideWhenUsed/>
    <w:qFormat/>
    <w:uiPriority w:val="99"/>
    <w:rPr>
      <w:color w:val="0000FF"/>
      <w:u w:val="single"/>
    </w:rPr>
  </w:style>
  <w:style w:type="paragraph" w:styleId="11">
    <w:name w:val="Normal (Web)"/>
    <w:basedOn w:val="1"/>
    <w:unhideWhenUsed/>
    <w:qFormat/>
    <w:uiPriority w:val="99"/>
    <w:pPr>
      <w:spacing w:before="100" w:beforeAutospacing="1" w:after="100" w:afterAutospacing="1"/>
    </w:pPr>
    <w:rPr>
      <w:rFonts w:ascii="Times New Roman" w:hAnsi="Times New Roman" w:eastAsia="Times New Roman"/>
    </w:rPr>
  </w:style>
  <w:style w:type="character" w:styleId="12">
    <w:name w:val="Strong"/>
    <w:basedOn w:val="5"/>
    <w:qFormat/>
    <w:uiPriority w:val="22"/>
    <w:rPr>
      <w:b/>
      <w:bCs/>
    </w:rPr>
  </w:style>
  <w:style w:type="table" w:styleId="13">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semiHidden/>
    <w:unhideWhenUsed/>
    <w:qFormat/>
    <w:uiPriority w:val="39"/>
  </w:style>
  <w:style w:type="paragraph" w:styleId="15">
    <w:name w:val="toc 2"/>
    <w:basedOn w:val="1"/>
    <w:next w:val="1"/>
    <w:semiHidden/>
    <w:unhideWhenUsed/>
    <w:qFormat/>
    <w:uiPriority w:val="39"/>
    <w:pPr>
      <w:ind w:left="420" w:leftChars="200"/>
    </w:pPr>
  </w:style>
  <w:style w:type="paragraph" w:styleId="16">
    <w:name w:val="toc 3"/>
    <w:basedOn w:val="1"/>
    <w:next w:val="1"/>
    <w:semiHidden/>
    <w:unhideWhenUsed/>
    <w:qFormat/>
    <w:uiPriority w:val="39"/>
    <w:pPr>
      <w:ind w:left="840" w:leftChars="400"/>
    </w:pPr>
  </w:style>
  <w:style w:type="character" w:customStyle="1" w:styleId="17">
    <w:name w:val="Header Char"/>
    <w:basedOn w:val="5"/>
    <w:link w:val="9"/>
    <w:qFormat/>
    <w:uiPriority w:val="99"/>
  </w:style>
  <w:style w:type="character" w:customStyle="1" w:styleId="18">
    <w:name w:val="Footer Char"/>
    <w:basedOn w:val="5"/>
    <w:link w:val="8"/>
    <w:qFormat/>
    <w:uiPriority w:val="99"/>
  </w:style>
  <w:style w:type="paragraph" w:styleId="19">
    <w:name w:val="List Paragraph"/>
    <w:basedOn w:val="1"/>
    <w:qFormat/>
    <w:uiPriority w:val="34"/>
    <w:pPr>
      <w:ind w:left="720"/>
      <w:contextualSpacing/>
    </w:pPr>
  </w:style>
  <w:style w:type="character" w:customStyle="1" w:styleId="20">
    <w:name w:val="Heading 3 Char"/>
    <w:basedOn w:val="5"/>
    <w:link w:val="4"/>
    <w:semiHidden/>
    <w:qFormat/>
    <w:uiPriority w:val="9"/>
    <w:rPr>
      <w:rFonts w:asciiTheme="majorHAnsi" w:hAnsiTheme="majorHAnsi" w:eastAsiaTheme="majorEastAsia" w:cstheme="majorBidi"/>
      <w:color w:val="203864" w:themeColor="accent1" w:themeShade="80"/>
      <w:sz w:val="24"/>
      <w:szCs w:val="24"/>
    </w:rPr>
  </w:style>
  <w:style w:type="paragraph" w:customStyle="1" w:styleId="21">
    <w:name w:val="Hinh"/>
    <w:basedOn w:val="1"/>
    <w:qFormat/>
    <w:uiPriority w:val="0"/>
    <w:pPr>
      <w:spacing w:before="50" w:beforeLines="50" w:after="50" w:afterLines="50"/>
    </w:pPr>
    <w:rPr>
      <w:rFonts w:eastAsiaTheme="minorEastAsia"/>
      <w:b/>
      <w:bCs/>
      <w:sz w:val="26"/>
      <w:szCs w:val="26"/>
    </w:rPr>
  </w:style>
  <w:style w:type="paragraph" w:customStyle="1" w:styleId="22">
    <w:name w:val="WPSOffice手动目录 1"/>
    <w:qFormat/>
    <w:uiPriority w:val="0"/>
    <w:pPr>
      <w:ind w:leftChars="0"/>
    </w:pPr>
    <w:rPr>
      <w:rFonts w:ascii="Times New Roman" w:hAnsi="Times New Roman" w:eastAsia="SimSun" w:cs="Times New Roman"/>
      <w:sz w:val="20"/>
      <w:szCs w:val="20"/>
    </w:rPr>
  </w:style>
  <w:style w:type="paragraph" w:customStyle="1" w:styleId="23">
    <w:name w:val="WPSOffice手动目录 2"/>
    <w:qFormat/>
    <w:uiPriority w:val="0"/>
    <w:pPr>
      <w:ind w:leftChars="200"/>
    </w:pPr>
    <w:rPr>
      <w:rFonts w:ascii="Times New Roman" w:hAnsi="Times New Roman" w:eastAsia="SimSun" w:cs="Times New Roman"/>
      <w:sz w:val="20"/>
      <w:szCs w:val="20"/>
    </w:rPr>
  </w:style>
  <w:style w:type="paragraph" w:customStyle="1" w:styleId="24">
    <w:name w:val="WPSOffice手动目录 3"/>
    <w:qFormat/>
    <w:uiPriority w:val="0"/>
    <w:pPr>
      <w:ind w:leftChars="400"/>
    </w:pPr>
    <w:rPr>
      <w:rFonts w:ascii="Times New Roman" w:hAnsi="Times New Roman" w:eastAsia="SimSun" w:cs="Times New Roman"/>
      <w:sz w:val="20"/>
      <w:szCs w:val="20"/>
    </w:rPr>
  </w:style>
  <w:style w:type="table" w:customStyle="1" w:styleId="25">
    <w:name w:val="_Style 19"/>
    <w:basedOn w:val="26"/>
    <w:qFormat/>
    <w:uiPriority w:val="0"/>
    <w:pPr>
      <w:spacing w:after="0" w:line="240" w:lineRule="auto"/>
    </w:pPr>
    <w:tblPr>
      <w:tblCellMar>
        <w:top w:w="0" w:type="dxa"/>
        <w:left w:w="108" w:type="dxa"/>
        <w:bottom w:w="0" w:type="dxa"/>
        <w:right w:w="108" w:type="dxa"/>
      </w:tblCellMar>
    </w:tblPr>
  </w:style>
  <w:style w:type="table" w:customStyle="1" w:styleId="26">
    <w:name w:val="Table Normal1"/>
    <w:qFormat/>
    <w:uiPriority w:val="0"/>
  </w:style>
  <w:style w:type="table" w:customStyle="1" w:styleId="27">
    <w:name w:val="_Style 21"/>
    <w:basedOn w:val="26"/>
    <w:qFormat/>
    <w:uiPriority w:val="0"/>
    <w:pPr>
      <w:spacing w:after="0" w:line="240" w:lineRule="auto"/>
    </w:pPr>
    <w:tblPr>
      <w:tblCellMar>
        <w:top w:w="15" w:type="dxa"/>
        <w:left w:w="15" w:type="dxa"/>
        <w:bottom w:w="15" w:type="dxa"/>
        <w:right w:w="15" w:type="dxa"/>
      </w:tblCellMar>
    </w:tblPr>
  </w:style>
  <w:style w:type="table" w:customStyle="1" w:styleId="28">
    <w:name w:val="_Style 22"/>
    <w:basedOn w:val="26"/>
    <w:qFormat/>
    <w:uiPriority w:val="0"/>
    <w:pPr>
      <w:spacing w:after="0" w:line="240" w:lineRule="auto"/>
    </w:pPr>
    <w:tblPr>
      <w:tblCellMar>
        <w:top w:w="15" w:type="dxa"/>
        <w:left w:w="15" w:type="dxa"/>
        <w:bottom w:w="15" w:type="dxa"/>
        <w:right w:w="15" w:type="dxa"/>
      </w:tblCellMar>
    </w:tblPr>
  </w:style>
  <w:style w:type="table" w:customStyle="1" w:styleId="29">
    <w:name w:val="_Style 23"/>
    <w:basedOn w:val="26"/>
    <w:qFormat/>
    <w:uiPriority w:val="0"/>
    <w:pPr>
      <w:spacing w:after="0" w:line="240" w:lineRule="auto"/>
    </w:pPr>
    <w:tblPr>
      <w:tblCellMar>
        <w:top w:w="15" w:type="dxa"/>
        <w:left w:w="15" w:type="dxa"/>
        <w:bottom w:w="15" w:type="dxa"/>
        <w:right w:w="15" w:type="dxa"/>
      </w:tblCellMar>
    </w:tblPr>
  </w:style>
  <w:style w:type="table" w:customStyle="1" w:styleId="30">
    <w:name w:val="_Style 24"/>
    <w:basedOn w:val="26"/>
    <w:qFormat/>
    <w:uiPriority w:val="0"/>
    <w:pPr>
      <w:spacing w:after="0" w:line="240" w:lineRule="auto"/>
    </w:pPr>
    <w:tblPr>
      <w:tblCellMar>
        <w:top w:w="15" w:type="dxa"/>
        <w:left w:w="15" w:type="dxa"/>
        <w:bottom w:w="15" w:type="dxa"/>
        <w:right w:w="15" w:type="dxa"/>
      </w:tblCellMar>
    </w:tblPr>
  </w:style>
  <w:style w:type="table" w:customStyle="1" w:styleId="31">
    <w:name w:val="_Style 25"/>
    <w:basedOn w:val="26"/>
    <w:qFormat/>
    <w:uiPriority w:val="0"/>
    <w:pPr>
      <w:spacing w:after="0" w:line="240" w:lineRule="auto"/>
    </w:pPr>
    <w:tblPr>
      <w:tblCellMar>
        <w:top w:w="0" w:type="dxa"/>
        <w:left w:w="108" w:type="dxa"/>
        <w:bottom w:w="0" w:type="dxa"/>
        <w:right w:w="108" w:type="dxa"/>
      </w:tblCellMar>
    </w:tblPr>
  </w:style>
  <w:style w:type="table" w:customStyle="1" w:styleId="32">
    <w:name w:val="_Style 26"/>
    <w:basedOn w:val="26"/>
    <w:qFormat/>
    <w:uiPriority w:val="0"/>
    <w:pPr>
      <w:spacing w:after="0" w:line="240" w:lineRule="auto"/>
    </w:pPr>
    <w:tblPr>
      <w:tblCellMar>
        <w:top w:w="15" w:type="dxa"/>
        <w:left w:w="15" w:type="dxa"/>
        <w:bottom w:w="15" w:type="dxa"/>
        <w:right w:w="15" w:type="dxa"/>
      </w:tblCellMar>
    </w:tblPr>
  </w:style>
  <w:style w:type="table" w:customStyle="1" w:styleId="33">
    <w:name w:val="_Style 27"/>
    <w:basedOn w:val="26"/>
    <w:qFormat/>
    <w:uiPriority w:val="0"/>
    <w:pPr>
      <w:spacing w:after="0" w:line="240" w:lineRule="auto"/>
    </w:pPr>
    <w:tblPr>
      <w:tblCellMar>
        <w:top w:w="15" w:type="dxa"/>
        <w:left w:w="15" w:type="dxa"/>
        <w:bottom w:w="15" w:type="dxa"/>
        <w:right w:w="15" w:type="dxa"/>
      </w:tblCellMar>
    </w:tblPr>
  </w:style>
  <w:style w:type="table" w:customStyle="1" w:styleId="34">
    <w:name w:val="_Style 28"/>
    <w:basedOn w:val="26"/>
    <w:qFormat/>
    <w:uiPriority w:val="0"/>
    <w:pPr>
      <w:spacing w:after="0" w:line="240" w:lineRule="auto"/>
    </w:pPr>
    <w:tblPr>
      <w:tblCellMar>
        <w:top w:w="15" w:type="dxa"/>
        <w:left w:w="15" w:type="dxa"/>
        <w:bottom w:w="15" w:type="dxa"/>
        <w:right w:w="15" w:type="dxa"/>
      </w:tblCellMar>
    </w:tblPr>
  </w:style>
  <w:style w:type="table" w:customStyle="1" w:styleId="35">
    <w:name w:val="_Style 29"/>
    <w:basedOn w:val="26"/>
    <w:qFormat/>
    <w:uiPriority w:val="0"/>
    <w:pPr>
      <w:spacing w:after="0" w:line="240" w:lineRule="auto"/>
    </w:pPr>
    <w:tblPr>
      <w:tblCellMar>
        <w:top w:w="15" w:type="dxa"/>
        <w:left w:w="15" w:type="dxa"/>
        <w:bottom w:w="15" w:type="dxa"/>
        <w:right w:w="15" w:type="dxa"/>
      </w:tblCellMar>
    </w:tblPr>
  </w:style>
  <w:style w:type="table" w:customStyle="1" w:styleId="36">
    <w:name w:val="_Style 30"/>
    <w:basedOn w:val="26"/>
    <w:qFormat/>
    <w:uiPriority w:val="0"/>
    <w:pPr>
      <w:spacing w:after="0" w:line="240" w:lineRule="auto"/>
    </w:pPr>
    <w:tblPr>
      <w:tblCellMar>
        <w:top w:w="15" w:type="dxa"/>
        <w:left w:w="15" w:type="dxa"/>
        <w:bottom w:w="15" w:type="dxa"/>
        <w:right w:w="15" w:type="dxa"/>
      </w:tblCellMar>
    </w:tblPr>
  </w:style>
  <w:style w:type="table" w:customStyle="1" w:styleId="37">
    <w:name w:val="_Style 44"/>
    <w:basedOn w:val="26"/>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customXml" Target="../customXml/item4.xml"/><Relationship Id="rId33" Type="http://schemas.openxmlformats.org/officeDocument/2006/relationships/customXml" Target="../customXml/item3.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7B64422F2EEBE4AB2F878D2860BD0E6" ma:contentTypeVersion="11" ma:contentTypeDescription="Create a new document." ma:contentTypeScope="" ma:versionID="d72796e5c5419ab3c1f5baf2bf66ec19">
  <xsd:schema xmlns:xsd="http://www.w3.org/2001/XMLSchema" xmlns:xs="http://www.w3.org/2001/XMLSchema" xmlns:p="http://schemas.microsoft.com/office/2006/metadata/properties" xmlns:ns3="5377e302-abcb-4bd2-b192-b657860f3b85" targetNamespace="http://schemas.microsoft.com/office/2006/metadata/properties" ma:root="true" ma:fieldsID="955b7448ddda94cbbebfdbcc4d1ceccf" ns3:_="">
    <xsd:import namespace="5377e302-abcb-4bd2-b192-b657860f3b8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77e302-abcb-4bd2-b192-b657860f3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5377e302-abcb-4bd2-b192-b657860f3b85"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0D67C0-01CA-4245-AEFB-F9E2FB97AF6E}">
  <ds:schemaRefs/>
</ds:datastoreItem>
</file>

<file path=customXml/itemProps3.xml><?xml version="1.0" encoding="utf-8"?>
<ds:datastoreItem xmlns:ds="http://schemas.openxmlformats.org/officeDocument/2006/customXml" ds:itemID="{37D1F6CB-1EE1-4142-A9A4-14927B52F86B}">
  <ds:schemaRefs/>
</ds:datastoreItem>
</file>

<file path=customXml/itemProps4.xml><?xml version="1.0" encoding="utf-8"?>
<ds:datastoreItem xmlns:ds="http://schemas.openxmlformats.org/officeDocument/2006/customXml" ds:itemID="{34CF384A-FA49-46C1-9C0B-7AF15C9D8D0B}">
  <ds:schemaRefs/>
</ds:datastoreItem>
</file>

<file path=docProps/app.xml><?xml version="1.0" encoding="utf-8"?>
<Properties xmlns="http://schemas.openxmlformats.org/officeDocument/2006/extended-properties" xmlns:vt="http://schemas.openxmlformats.org/officeDocument/2006/docPropsVTypes">
  <Template>Normal.dotm</Template>
  <Pages>20</Pages>
  <Words>711</Words>
  <Characters>4054</Characters>
  <Lines>33</Lines>
  <Paragraphs>9</Paragraphs>
  <TotalTime>58</TotalTime>
  <ScaleCrop>false</ScaleCrop>
  <LinksUpToDate>false</LinksUpToDate>
  <CharactersWithSpaces>4756</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2024-11-29T07:13:00Z</dcterms:created>
  <dc:creator>ADMIN</dc:creator>
  <cp:lastModifiedBy>Lê Hậu Thị Mỹ</cp:lastModifiedBy>
  <cp:lastPrinted>2024-11-29T07:11:00Z</cp:lastPrinted>
  <dcterms:modified xsi:type="dcterms:W3CDTF">2025-02-19T15:33:10Z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0x010100C7B64422F2EEBE4AB2F878D2860BD0E6</vt:lpwstr>
  </property>
  <property fmtid="{D5CDD505-2E9C-101B-9397-08002B2CF9AE}" pid="3" name="KSOProductBuildVer">
    <vt:lpwstr>1033-12.2.0.19805</vt:lpwstr>
  </property>
  <property fmtid="{D5CDD505-2E9C-101B-9397-08002B2CF9AE}" pid="4" name="ICV">
    <vt:lpwstr>15D91853149B437CB79A6424EA960187_13</vt:lpwstr>
  </property>
</Properties>
</file>